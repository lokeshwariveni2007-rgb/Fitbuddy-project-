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870" w:firstLine="0"/>
        <w:rPr>
          <w:ins w:author="Revathi T" w:id="8" w:date="2026-09-24T07:06:09Z"/>
          <w:del w:author="Dhanu Dhanu" w:id="9" w:date="2026-09-24T11:42:31Z"/>
          <w:rFonts w:ascii="Arial" w:cs="Arial" w:eastAsia="Arial" w:hAnsi="Arial"/>
          <w:b w:val="0"/>
          <w:bCs w:val="0"/>
          <w:i w:val="0"/>
          <w:iCs w:val="0"/>
          <w:smallCaps w:val="0"/>
          <w:strike w:val="0"/>
          <w:color w:val="000000"/>
          <w:sz w:val="22"/>
          <w:szCs w:val="22"/>
          <w:u w:val="none"/>
          <w:shd w:fill="auto" w:val="clear"/>
          <w:vertAlign w:val="baseline"/>
          <w:rPrChange w:author="Tarunya Vinayagamoorthy" w:id="11" w:date="2026-09-25T02:04:41Z">
            <w:rPr/>
          </w:rPrChange>
        </w:rPr>
        <w:pPrChange w:author="Tarunya Vinayagamoorthy" w:id="0" w:date="2026-09-25T02:04:41Z">
          <w:pPr>
            <w:ind w:left="570" w:right="870" w:firstLine="0"/>
          </w:pPr>
        </w:pPrChange>
      </w:pPr>
      <w:ins w:author="DHARSHAN M" w:id="2" w:date="2026-09-24T13:34:22Z">
        <w:r w:rsidDel="00000000" w:rsidR="00000000" w:rsidRPr="00000000">
          <w:rPr>
            <w:sz w:val="10"/>
            <w:szCs w:val="10"/>
            <w:rtl w:val="0"/>
            <w:rPrChange w:author="DHARSHAN M" w:id="3" w:date="2026-09-24T13:34:22Z">
              <w:rPr/>
            </w:rPrChange>
          </w:rPr>
          <w:t xml:space="preserve"> </w:t>
        </w:r>
      </w:ins>
      <w:ins w:author="DELIGHT WORLD 1.0" w:id="4" w:date="2026-09-24T13:42:20Z">
        <w:r w:rsidDel="00000000" w:rsidR="00000000" w:rsidRPr="00000000">
          <w:rPr>
            <w:sz w:val="10"/>
            <w:szCs w:val="10"/>
            <w:rtl w:val="0"/>
            <w:rPrChange w:author="DELIGHT WORLD 1.0" w:id="5" w:date="2026-09-24T13:42:20Z">
              <w:rPr/>
            </w:rPrChange>
          </w:rPr>
          <w:t xml:space="preserve">wdwdwd</w:t>
        </w:r>
      </w:ins>
      <w:ins w:author="Gobika Suresh" w:id="6" w:date="2026-09-24T12:17:13Z">
        <w:del w:author="DELIGHT WORLD 1.0" w:id="4" w:date="2026-09-24T13:42:20Z">
          <w:r w:rsidDel="00000000" w:rsidR="00000000" w:rsidRPr="00000000">
            <w:rPr>
              <w:sz w:val="10"/>
              <w:szCs w:val="10"/>
              <w:rtl w:val="0"/>
              <w:rPrChange w:author="DELIGHT WORLD 1.0" w:id="5" w:date="2026-09-24T13:42:20Z">
                <w:rPr/>
              </w:rPrChange>
            </w:rPr>
            <w:delText xml:space="preserve">q</w:delText>
          </w:r>
        </w:del>
      </w:ins>
      <w:del w:author="DELIGHT WORLD 1.0" w:id="4" w:date="2026-09-24T13:42:20Z"/>
      <w:ins w:author="Gobi Gobi" w:id="7" w:date="2026-09-24T06:42:50Z">
        <w:del w:author="DELIGHT WORLD 1.0" w:id="4" w:date="2026-09-24T13:42:20Z">
          <w:r w:rsidDel="00000000" w:rsidR="00000000" w:rsidRPr="00000000">
            <w:rPr>
              <w:sz w:val="10"/>
              <w:szCs w:val="10"/>
              <w:rtl w:val="0"/>
              <w:rPrChange w:author="DELIGHT WORLD 1.0" w:id="5" w:date="2026-09-24T13:42:20Z">
                <w:rPr/>
              </w:rPrChange>
            </w:rPr>
            <w:delText xml:space="preserve">Documents </w:delText>
          </w:r>
        </w:del>
      </w:ins>
      <w:ins w:author="Revathi T" w:id="8" w:date="2026-09-24T07:06:09Z">
        <w:del w:author="Dhanu Dhanu" w:id="9" w:date="2026-09-24T11:42:31Z">
          <w:r w:rsidDel="00000000" w:rsidR="00000000" w:rsidRPr="00000000">
            <w:rPr>
              <w:rtl w:val="0"/>
            </w:rPr>
          </w:r>
        </w:del>
      </w:ins>
    </w:p>
    <w:p w:rsidR="00000000" w:rsidDel="00000000" w:rsidP="00000000" w:rsidRDefault="00000000" w:rsidRPr="00000000" w14:paraId="00000002">
      <w:pPr>
        <w:ind w:left="570" w:right="870" w:firstLine="0"/>
        <w:rPr>
          <w:ins w:author="Revathi T" w:id="8" w:date="2026-09-24T07:06:09Z"/>
          <w:del w:author="Anonymous" w:id="12" w:date="2026-09-24T07:44:48Z"/>
          <w:sz w:val="10"/>
          <w:szCs w:val="10"/>
          <w:rPrChange w:author="dhanusri mahesh" w:id="13" w:date="2026-09-24T13:01:45Z">
            <w:rPr/>
          </w:rPrChange>
        </w:rPr>
        <w:pPrChange w:author="dhanusri mahesh" w:id="0" w:date="2026-09-24T13:01:45Z">
          <w:pPr>
            <w:ind w:left="570" w:right="870" w:firstLine="0"/>
          </w:pPr>
        </w:pPrChange>
      </w:pPr>
      <w:ins w:author="Revathi T" w:id="8" w:date="2026-09-24T07:06:09Z">
        <w:del w:author="Anonymous" w:id="12" w:date="2026-09-24T07:44:48Z">
          <w:r w:rsidDel="00000000" w:rsidR="00000000" w:rsidRPr="00000000">
            <w:rPr>
              <w:rtl w:val="0"/>
            </w:rPr>
          </w:r>
        </w:del>
      </w:ins>
    </w:p>
    <w:p w:rsidR="00000000" w:rsidDel="00000000" w:rsidP="00000000" w:rsidRDefault="00000000" w:rsidRPr="00000000" w14:paraId="00000003">
      <w:pPr>
        <w:ind w:left="570" w:right="870" w:firstLine="0"/>
        <w:rPr>
          <w:ins w:author="Revathi T" w:id="8" w:date="2026-09-24T07:06:09Z"/>
          <w:del w:author="Anonymous" w:id="12" w:date="2026-09-24T07:44:48Z"/>
          <w:sz w:val="10"/>
          <w:szCs w:val="10"/>
          <w:rPrChange w:author="Revathi T" w:id="14" w:date="2026-09-24T07:06:09Z">
            <w:rPr/>
          </w:rPrChange>
        </w:rPr>
      </w:pPr>
      <w:ins w:author="Revathi T" w:id="8" w:date="2026-09-24T07:06:09Z">
        <w:del w:author="Anonymous" w:id="12" w:date="2026-09-24T07:44:48Z">
          <w:r w:rsidDel="00000000" w:rsidR="00000000" w:rsidRPr="00000000">
            <w:rPr>
              <w:rtl w:val="0"/>
            </w:rPr>
          </w:r>
        </w:del>
      </w:ins>
    </w:p>
    <w:p w:rsidR="00000000" w:rsidDel="00000000" w:rsidP="00000000" w:rsidRDefault="00000000" w:rsidRPr="00000000" w14:paraId="00000004">
      <w:pPr>
        <w:ind w:left="570" w:right="870" w:firstLine="0"/>
        <w:rPr>
          <w:ins w:author="Revathi T" w:id="8" w:date="2026-09-24T07:06:09Z"/>
          <w:del w:author="Anonymous" w:id="12" w:date="2026-09-24T07:44:48Z"/>
          <w:sz w:val="10"/>
          <w:szCs w:val="10"/>
          <w:rPrChange w:author="Revathi T" w:id="14" w:date="2026-09-24T07:06:09Z">
            <w:rPr/>
          </w:rPrChange>
        </w:rPr>
      </w:pPr>
      <w:ins w:author="Revathi T" w:id="8" w:date="2026-09-24T07:06:09Z">
        <w:del w:author="Anonymous" w:id="12" w:date="2026-09-24T07:44:48Z">
          <w:r w:rsidDel="00000000" w:rsidR="00000000" w:rsidRPr="00000000">
            <w:rPr>
              <w:rtl w:val="0"/>
            </w:rPr>
          </w:r>
        </w:del>
      </w:ins>
    </w:p>
    <w:p w:rsidR="00000000" w:rsidDel="00000000" w:rsidP="00000000" w:rsidRDefault="00000000" w:rsidRPr="00000000" w14:paraId="00000005">
      <w:pPr>
        <w:numPr>
          <w:ilvl w:val="0"/>
          <w:numId w:val="1"/>
        </w:numPr>
        <w:ind w:left="720" w:right="870" w:hanging="360"/>
        <w:rPr>
          <w:ins w:author="Dhanu Dhanu" w:id="9" w:date="2026-09-24T11:42:31Z"/>
          <w:del w:author="Anonymous" w:id="12" w:date="2026-09-24T07:44:48Z"/>
          <w:sz w:val="10"/>
          <w:szCs w:val="10"/>
          <w:rPrChange w:author="Vidhya" w:id="16" w:date="2026-09-24T23:23:09Z">
            <w:rPr>
              <w:sz w:val="10"/>
              <w:szCs w:val="10"/>
            </w:rPr>
          </w:rPrChange>
        </w:rPr>
        <w:pPrChange w:author="Vidhya" w:id="0" w:date="2026-09-24T23:23:09Z">
          <w:pPr>
            <w:numPr>
              <w:ilvl w:val="0"/>
              <w:numId w:val="19"/>
            </w:numPr>
            <w:ind w:left="720" w:right="870" w:hanging="360"/>
          </w:pPr>
        </w:pPrChange>
      </w:pPr>
      <w:ins w:author="Dhanu Dhanu" w:id="9" w:date="2026-09-24T11:42:31Z">
        <w:del w:author="Anonymous" w:id="12" w:date="2026-09-24T07:44:48Z">
          <w:r w:rsidDel="00000000" w:rsidR="00000000" w:rsidRPr="00000000">
            <w:rPr>
              <w:rtl w:val="0"/>
            </w:rPr>
          </w:r>
        </w:del>
      </w:ins>
    </w:p>
    <w:p w:rsidR="00000000" w:rsidDel="00000000" w:rsidP="00000000" w:rsidRDefault="00000000" w:rsidRPr="00000000" w14:paraId="00000006">
      <w:pPr>
        <w:ind w:left="570" w:right="870" w:firstLine="0"/>
        <w:rPr>
          <w:ins w:author="Gobi Gobi" w:id="7" w:date="2026-09-24T06:42:50Z"/>
          <w:del w:author="Anonymous" w:id="12" w:date="2026-09-24T07:44:48Z"/>
          <w:rPrChange w:author="Dhanu Dhanu" w:id="17" w:date="2026-09-24T11:42:31Z">
            <w:rPr/>
          </w:rPrChange>
        </w:rPr>
      </w:pPr>
      <w:ins w:author="Gobi Gobi" w:id="7" w:date="2026-09-24T06:42:50Z">
        <w:del w:author="Anonymous" w:id="12" w:date="2026-09-24T07:44:48Z">
          <w:r w:rsidDel="00000000" w:rsidR="00000000" w:rsidRPr="00000000">
            <w:rPr>
              <w:rtl w:val="0"/>
            </w:rPr>
          </w:r>
        </w:del>
      </w:ins>
    </w:p>
    <w:p w:rsidR="00000000" w:rsidDel="00000000" w:rsidP="00000000" w:rsidRDefault="00000000" w:rsidRPr="00000000" w14:paraId="00000007">
      <w:pPr>
        <w:ind w:left="570" w:right="870" w:firstLine="0"/>
        <w:rPr>
          <w:ins w:author="Gopikasaravanan" w:id="36" w:date="2026-09-24T04:46:08Z"/>
          <w:del w:author="Anonymous" w:id="12" w:date="2026-09-24T07:44:48Z"/>
          <w:sz w:val="14"/>
          <w:szCs w:val="14"/>
          <w:rPrChange w:author="manoj mohan" w:id="37" w:date="2026-09-24T05:29:41Z">
            <w:rPr/>
          </w:rPrChange>
        </w:rPr>
        <w:pPrChange w:author="Anonymous" w:id="0" w:date="2026-09-24T05:39:48Z">
          <w:pPr/>
        </w:pPrChange>
      </w:pPr>
      <w:ins w:author="SHIBIRAJ" w:id="18" w:date="2026-09-24T06:36:18Z">
        <w:del w:author="Anonymous" w:id="12" w:date="2026-09-24T07:44:48Z">
          <w:r w:rsidDel="00000000" w:rsidR="00000000" w:rsidRPr="00000000">
            <w:rPr>
              <w:sz w:val="10"/>
              <w:szCs w:val="10"/>
              <w:rtl w:val="0"/>
              <w:rPrChange w:author="SHIBIRAJ" w:id="19" w:date="2026-09-24T06:36:18Z">
                <w:rPr/>
              </w:rPrChange>
            </w:rPr>
            <w:delText xml:space="preserve">`</w:delText>
          </w:r>
        </w:del>
      </w:ins>
      <w:del w:author="Anonymous" w:id="12" w:date="2026-09-24T07:44:48Z"/>
      <w:ins w:author="Anonymous" w:id="20" w:date="2026-09-24T06:22:01Z">
        <w:del w:author="Anonymous" w:id="12" w:date="2026-09-24T07:44:48Z">
          <w:r w:rsidDel="00000000" w:rsidR="00000000" w:rsidRPr="00000000">
            <w:rPr>
              <w:sz w:val="10"/>
              <w:szCs w:val="10"/>
              <w:rtl w:val="0"/>
              <w:rPrChange w:author="Anonymous" w:id="21" w:date="2026-09-24T06:22:01Z">
                <w:rPr/>
              </w:rPrChange>
            </w:rPr>
            <w:delText xml:space="preserve">skiul</w:delText>
          </w:r>
        </w:del>
      </w:ins>
      <w:del w:author="Anonymous" w:id="12" w:date="2026-09-24T07:44:48Z"/>
      <w:ins w:author="Anonymous" w:id="22" w:date="2026-09-24T06:03:55Z">
        <w:del w:author="Anonymous" w:id="12" w:date="2026-09-24T07:44:48Z">
          <w:r w:rsidDel="00000000" w:rsidR="00000000" w:rsidRPr="00000000">
            <w:rPr>
              <w:sz w:val="10"/>
              <w:szCs w:val="10"/>
              <w:rtl w:val="0"/>
              <w:rPrChange w:author="Anonymous" w:id="23" w:date="2026-09-24T06:03:55Z">
                <w:rPr/>
              </w:rPrChange>
            </w:rPr>
            <w:delText xml:space="preserve"> </w:delText>
          </w:r>
        </w:del>
      </w:ins>
      <w:del w:author="Anonymous" w:id="12" w:date="2026-09-24T07:44:48Z"/>
      <w:ins w:author="V Logeswari" w:id="24" w:date="2026-09-24T05:51:31Z">
        <w:del w:author="Anonymous" w:id="12" w:date="2026-09-24T07:44:48Z">
          <w:r w:rsidDel="00000000" w:rsidR="00000000" w:rsidRPr="00000000">
            <w:rPr>
              <w:sz w:val="10"/>
              <w:szCs w:val="10"/>
              <w:rtl w:val="0"/>
              <w:rPrChange w:author="V Logeswari" w:id="25" w:date="2026-09-24T05:51:31Z">
                <w:rPr/>
              </w:rPrChange>
            </w:rPr>
            <w:delText xml:space="preserve">sss</w:delText>
          </w:r>
        </w:del>
      </w:ins>
      <w:del w:author="Anonymous" w:id="12" w:date="2026-09-24T07:44:48Z"/>
      <w:ins w:author="Kaa Veeran" w:id="26" w:date="2026-09-24T05:37:28Z">
        <w:del w:author="Anonymous" w:id="12" w:date="2026-09-24T07:44:48Z">
          <w:r w:rsidDel="00000000" w:rsidR="00000000" w:rsidRPr="00000000">
            <w:rPr>
              <w:sz w:val="10"/>
              <w:szCs w:val="10"/>
              <w:rtl w:val="0"/>
              <w:rPrChange w:author="Kaa Veeran" w:id="27" w:date="2026-09-24T05:37:28Z">
                <w:rPr/>
              </w:rPrChange>
            </w:rPr>
            <w:delText xml:space="preserve"> </w:delText>
          </w:r>
        </w:del>
      </w:ins>
      <w:del w:author="Anonymous" w:id="12" w:date="2026-09-24T07:44:48Z"/>
      <w:ins w:author="Yogeswari" w:id="28" w:date="2026-09-24T05:25:52Z">
        <w:del w:author="Anonymous" w:id="12" w:date="2026-09-24T07:44:48Z">
          <w:r w:rsidDel="00000000" w:rsidR="00000000" w:rsidRPr="00000000">
            <w:rPr>
              <w:sz w:val="10"/>
              <w:szCs w:val="10"/>
              <w:rtl w:val="0"/>
              <w:rPrChange w:author="Yogeswari" w:id="29" w:date="2026-09-24T05:25:52Z">
                <w:rPr/>
              </w:rPrChange>
            </w:rPr>
            <w:delText xml:space="preserve">fit</w:delText>
          </w:r>
        </w:del>
      </w:ins>
      <w:del w:author="Anonymous" w:id="12" w:date="2026-09-24T07:44:48Z"/>
      <w:ins w:author="PREMA" w:id="30" w:date="2026-09-24T03:49:43Z">
        <w:del w:author="Anonymous" w:id="12" w:date="2026-09-24T07:44:48Z">
          <w:r w:rsidDel="00000000" w:rsidR="00000000" w:rsidRPr="00000000">
            <w:rPr>
              <w:rtl w:val="0"/>
              <w:rPrChange w:author="Gopikasaravanan" w:id="31" w:date="2026-09-24T04:46:08Z">
                <w:rPr/>
              </w:rPrChange>
            </w:rPr>
            <w:delText xml:space="preserve">cccc</w:delText>
          </w:r>
        </w:del>
      </w:ins>
      <w:del w:author="Anonymous" w:id="12" w:date="2026-09-24T07:44:48Z"/>
      <w:ins w:author="PREMA" w:id="32" w:date="2026-09-24T03:49:26Z">
        <w:del w:author="Anonymous" w:id="12" w:date="2026-09-24T07:44:48Z">
          <w:r w:rsidDel="00000000" w:rsidR="00000000" w:rsidRPr="00000000">
            <w:rPr>
              <w:rtl w:val="0"/>
              <w:rPrChange w:author="Gopikasaravanan" w:id="31" w:date="2026-09-24T04:46:08Z">
                <w:rPr/>
              </w:rPrChange>
            </w:rPr>
            <w:delText xml:space="preserve">a</w:delText>
          </w:r>
        </w:del>
      </w:ins>
      <w:del w:author="Anonymous" w:id="12" w:date="2026-09-24T07:44:48Z"/>
      <w:ins w:author="PREMA" w:id="33" w:date="2026-09-24T03:49:24Z">
        <w:del w:author="Anonymous" w:id="12" w:date="2026-09-24T07:44:48Z">
          <w:r w:rsidDel="00000000" w:rsidR="00000000" w:rsidRPr="00000000">
            <w:rPr>
              <w:rtl w:val="0"/>
              <w:rPrChange w:author="Gopikasaravanan" w:id="31" w:date="2026-09-24T04:46:08Z">
                <w:rPr/>
              </w:rPrChange>
            </w:rPr>
            <w:delText xml:space="preserve">a</w:delText>
          </w:r>
        </w:del>
      </w:ins>
      <w:del w:author="Anonymous" w:id="12" w:date="2026-09-24T07:44:48Z"/>
      <w:ins w:author="Madhumitha M" w:id="34" w:date="2026-09-24T05:21:49Z">
        <w:del w:author="Anonymous" w:id="12" w:date="2026-09-24T07:44:48Z">
          <w:r w:rsidDel="00000000" w:rsidR="00000000" w:rsidRPr="00000000">
            <w:rPr>
              <w:sz w:val="10"/>
              <w:szCs w:val="10"/>
              <w:rtl w:val="0"/>
              <w:rPrChange w:author="Madhumitha M" w:id="35" w:date="2026-09-24T05:21:49Z">
                <w:rPr/>
              </w:rPrChange>
            </w:rPr>
            <w:delText xml:space="preserve">ஹ்ஹ</w:delText>
          </w:r>
        </w:del>
      </w:ins>
      <w:del w:author="Anonymous" w:id="12" w:date="2026-09-24T07:44:48Z"/>
      <w:ins w:author="Gopikasaravanan" w:id="36" w:date="2026-09-24T04:46:08Z">
        <w:del w:author="Anonymous" w:id="12" w:date="2026-09-24T07:44:48Z">
          <w:r w:rsidDel="00000000" w:rsidR="00000000" w:rsidRPr="00000000">
            <w:rPr>
              <w:rtl w:val="0"/>
            </w:rPr>
          </w:r>
        </w:del>
      </w:ins>
    </w:p>
    <w:tbl>
      <w:tblPr>
        <w:tblStyle w:val="Table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Gopikasaravanan" w:id="36" w:date="2026-09-24T04:46:08Z"/>
          <w:del w:author="Anonymous" w:id="12" w:date="2026-09-24T07:44:48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after="120" w:before="120" w:line="240" w:lineRule="auto"/>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bookmarkStart w:colFirst="0" w:colLast="0" w:name="_3i3d9rrnxulc" w:id="0"/>
                <w:bookmarkEnd w:id="0"/>
                <w:r w:rsidDel="00000000" w:rsidR="00000000" w:rsidRPr="00000000">
                  <w:rPr>
                    <w:rtl w:val="0"/>
                    <w:rPrChange w:author="Gopikasaravanan" w:id="31" w:date="2026-09-24T04:46:08Z">
                      <w:rPr/>
                    </w:rPrChange>
                  </w:rPr>
                  <w:delText xml:space="preserve">Project assets</w:delText>
                </w:r>
              </w:del>
            </w:ins>
          </w:p>
        </w:tc>
      </w:tr>
      <w:tr>
        <w:trPr>
          <w:cantSplit w:val="0"/>
          <w:tblHeader w:val="1"/>
          <w:ins w:author="Gopikasaravanan" w:id="36" w:date="2026-09-24T04:46:08Z"/>
          <w:del w:author="Anonymous" w:id="12" w:date="2026-09-24T07:44:48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PrChange w:author="Gopikasaravanan" w:id="31" w:date="2026-09-24T04:46:08Z">
                      <w:rPr/>
                    </w:rPrChange>
                  </w:rPr>
                  <w:drawing>
                    <wp:inline distB="19050" distT="19050" distL="19050" distR="19050">
                      <wp:extent cx="190500" cy="152400"/>
                      <wp:effectExtent b="0" l="0" r="0" t="0"/>
                      <wp:docPr descr="Files" id="16" name="image4.png"/>
                      <a:graphic>
                        <a:graphicData uri="http://schemas.openxmlformats.org/drawingml/2006/picture">
                          <pic:pic>
                            <pic:nvPicPr>
                              <pic:cNvPr descr="Files" id="0" name="image4.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31" w:date="2026-09-24T04:46:08Z">
                      <w:rPr/>
                    </w:rPrChange>
                  </w:rPr>
                  <w:delText xml:space="preserve"> </w:delText>
                </w:r>
                <w:r w:rsidDel="00000000" w:rsidR="00000000" w:rsidRPr="00000000">
                  <w:rPr>
                    <w:rtl w:val="0"/>
                    <w:rPrChange w:author="Gopikasaravanan" w:id="31"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PrChange w:author="Gopikasaravanan" w:id="31" w:date="2026-09-24T04:46:08Z">
                      <w:rPr/>
                    </w:rPrChange>
                  </w:rPr>
                  <w:drawing>
                    <wp:inline distB="19050" distT="19050" distL="19050" distR="19050">
                      <wp:extent cx="190500" cy="152400"/>
                      <wp:effectExtent b="0" l="0" r="0" t="0"/>
                      <wp:docPr descr="No type" id="11" name="image11.png"/>
                      <a:graphic>
                        <a:graphicData uri="http://schemas.openxmlformats.org/drawingml/2006/picture">
                          <pic:pic>
                            <pic:nvPicPr>
                              <pic:cNvPr descr="No type" id="0" name="image11.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31" w:date="2026-09-24T04:46:08Z">
                      <w:rPr/>
                    </w:rPrChange>
                  </w:rPr>
                  <w:delText xml:space="preserve"> </w:delText>
                </w:r>
                <w:r w:rsidDel="00000000" w:rsidR="00000000" w:rsidRPr="00000000">
                  <w:rPr>
                    <w:rtl w:val="0"/>
                    <w:rPrChange w:author="Gopikasaravanan" w:id="31" w:date="2026-09-24T04:46:08Z">
                      <w:rPr/>
                    </w:rPrChange>
                  </w:rPr>
                  <w:delText xml:space="preserve">Description</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PrChange w:author="Gopikasaravanan" w:id="31" w:date="2026-09-24T04:46:08Z">
                      <w:rPr/>
                    </w:rPrChange>
                  </w:rPr>
                  <w:drawing>
                    <wp:inline distB="19050" distT="19050" distL="19050" distR="19050">
                      <wp:extent cx="190500" cy="152400"/>
                      <wp:effectExtent b="0" l="0" r="0" t="0"/>
                      <wp:docPr descr="Dropdowns" id="84" name="image33.png"/>
                      <a:graphic>
                        <a:graphicData uri="http://schemas.openxmlformats.org/drawingml/2006/picture">
                          <pic:pic>
                            <pic:nvPicPr>
                              <pic:cNvPr descr="Dropdowns" id="0" name="image33.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31" w:date="2026-09-24T04:46:08Z">
                      <w:rPr/>
                    </w:rPrChange>
                  </w:rPr>
                  <w:delText xml:space="preserve"> </w:delText>
                </w:r>
                <w:r w:rsidDel="00000000" w:rsidR="00000000" w:rsidRPr="00000000">
                  <w:rPr>
                    <w:rtl w:val="0"/>
                    <w:rPrChange w:author="Gopikasaravanan" w:id="31" w:date="2026-09-24T04:46:08Z">
                      <w:rPr/>
                    </w:rPrChange>
                  </w:rPr>
                  <w:delText xml:space="preserve">Status</w:delText>
                </w:r>
                <w:r w:rsidDel="00000000" w:rsidR="00000000" w:rsidRPr="00000000">
                  <w:rPr>
                    <w:rtl w:val="0"/>
                  </w:rPr>
                </w:r>
              </w:del>
            </w:ins>
          </w:p>
        </w:tc>
      </w:tr>
      <w:tr>
        <w:trPr>
          <w:cantSplit w:val="0"/>
          <w:tblHeader w:val="0"/>
          <w:ins w:author="Gopikasaravanan" w:id="36" w:date="2026-09-24T04:46:08Z"/>
          <w:del w:author="Anonymous" w:id="12"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dhanusri mahesh" w:id="39" w:date="2026-09-24T13:02:30Z">
              <w:del w:author="Anonymous" w:id="12" w:date="2026-09-24T07:44:48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r w:rsidDel="00000000" w:rsidR="00000000" w:rsidRPr="00000000">
                  <w:rPr>
                    <w:rtl w:val="0"/>
                    <w:rPrChange w:author="Gopikasaravanan" w:id="31" w:date="2026-09-24T04:46:08Z">
                      <w:rPr>
                        <w:color w:val="0000ee"/>
                        <w:u w:val="single"/>
                      </w:rPr>
                    </w:rPrChange>
                  </w:rPr>
                  <w:delText xml:space="preserve">FitBuddy – AI Fitness Plan Generator using Gemini Models</w:delText>
                </w:r>
                <w:r w:rsidDel="00000000" w:rsidR="00000000" w:rsidRPr="00000000">
                  <w:fldChar w:fldCharType="end"/>
                </w:r>
              </w:del>
            </w:ins>
            <w:ins w:author="Gopikasaravanan" w:id="36" w:date="2026-09-24T04:46:08Z">
              <w:del w:author="Anonymous" w:id="12" w:date="2026-09-24T07:44:48Z">
                <w:r w:rsidDel="00000000" w:rsidR="00000000" w:rsidRPr="00000000">
                  <w:rPr>
                    <w:rtl w:val="0"/>
                    <w:rPrChange w:author="Gopikasaravanan" w:id="31"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ins w:author="Gopikasaravanan" w:id="36" w:date="2026-09-24T04:46:08Z"/>
                <w:del w:author="Anonymous" w:id="12" w:date="2026-09-24T07:44:48Z"/>
                <w:rPrChange w:author="Gopikasaravanan" w:id="31" w:date="2026-09-24T04:46:08Z">
                  <w:rPr/>
                </w:rPrChange>
              </w:rPr>
              <w:pPrChange w:author="Vanitha D" w:id="0" w:date="2026-09-24T15:20:4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ins w:author="Gopikasaravanan" w:id="36" w:date="2026-09-24T04:46:08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sdt>
                  <w:sdtPr>
                    <w:alias w:val="Review status"/>
                    <w:id w:val="262569335"/>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Gopikasaravanan" w:id="36" w:date="2026-09-24T04:46:08Z"/>
          <w:del w:author="Anonymous" w:id="12"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tl w:val="0"/>
                    <w:rPrChange w:author="Gopikasaravanan" w:id="31"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sdt>
                  <w:sdtPr>
                    <w:alias w:val="Review status"/>
                    <w:id w:val="-117146393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Gopikasaravanan" w:id="36" w:date="2026-09-24T04:46:08Z"/>
          <w:del w:author="Anonymous" w:id="12"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tl w:val="0"/>
                    <w:rPrChange w:author="Gopikasaravanan" w:id="31"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sdt>
                  <w:sdtPr>
                    <w:alias w:val="Review status"/>
                    <w:id w:val="2112937873"/>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rHeight w:val="414.990234375" w:hRule="atLeast"/>
          <w:tblHeader w:val="0"/>
          <w:ins w:author="Gopikasaravanan" w:id="36" w:date="2026-09-24T04:46:08Z"/>
          <w:del w:author="Anonymous" w:id="12" w:date="2026-09-24T07:44:48Z"/>
          <w:trPrChange w:author="Ahana Mani" w:id="41" w:date="2026-09-24T10:11:31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Ahana Mani" w:id="41" w:date="2026-09-24T10:11:31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Dharshu17 Dharshu17" w:id="42" w:date="2026-09-24T07:06:42Z">
              <w:del w:author="Anonymous" w:id="12" w:date="2026-09-24T07:44:48Z">
                <w:r w:rsidDel="00000000" w:rsidR="00000000" w:rsidRPr="00000000">
                  <w:rPr>
                    <w:sz w:val="10"/>
                    <w:szCs w:val="10"/>
                    <w:rtl w:val="0"/>
                    <w:rPrChange w:author="Dharshu17 Dharshu17" w:id="43" w:date="2026-09-24T07:06:42Z">
                      <w:rPr/>
                    </w:rPrChange>
                  </w:rPr>
                  <w:delText xml:space="preserve">kZfNn7RalKlu_HQYkRIRoVUGQPLY</w:delText>
                </w:r>
              </w:del>
            </w:ins>
            <w:ins w:author="Gopikasaravanan" w:id="36" w:date="2026-09-24T04:46:08Z">
              <w:del w:author="Anonymous" w:id="12" w:date="2026-09-24T07:44:48Z">
                <w:r w:rsidDel="00000000" w:rsidR="00000000" w:rsidRPr="00000000">
                  <w:rPr>
                    <w:sz w:val="10"/>
                    <w:szCs w:val="10"/>
                    <w:rtl w:val="0"/>
                    <w:rPrChange w:author="Dharshu17 Dharshu17" w:id="43" w:date="2026-09-24T07:06:42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Ahana Mani" w:id="41" w:date="2026-09-24T10:11:31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Ahana Mani" w:id="41" w:date="2026-09-24T10:11:31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6" w:date="2026-09-24T04:46:08Z"/>
                <w:del w:author="Anonymous" w:id="12" w:date="2026-09-24T07:44:48Z"/>
                <w:rPrChange w:author="Gopikasaravanan" w:id="31" w:date="2026-09-24T04:46:08Z">
                  <w:rPr/>
                </w:rPrChange>
              </w:rPr>
            </w:pPr>
            <w:ins w:author="Yunus Sheriff Yasar Sheriff" w:id="44" w:date="2026-09-24T09:02:50Z">
              <w:del w:author="Anonymous" w:id="12" w:date="2026-09-24T07:44:48Z">
                <w:r w:rsidDel="00000000" w:rsidR="00000000" w:rsidRPr="00000000">
                  <w:rPr>
                    <w:rtl w:val="0"/>
                    <w:rPrChange w:author="Gopikasaravanan" w:id="31" w:date="2026-09-24T04:46:08Z">
                      <w:rPr/>
                    </w:rPrChange>
                  </w:rPr>
                  <w:delText xml:space="preserve"> </w:delText>
                </w:r>
              </w:del>
            </w:ins>
            <w:ins w:author="Gopikasaravanan" w:id="36" w:date="2026-09-24T04:46:08Z">
              <w:del w:author="Anonymous" w:id="12" w:date="2026-09-24T07:44:48Z">
                <w:sdt>
                  <w:sdtPr>
                    <w:alias w:val="Review status"/>
                    <w:id w:val="-1029589489"/>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01A">
      <w:pPr>
        <w:rPr>
          <w:ins w:author="Gopikasaravanan" w:id="36" w:date="2026-09-24T04:46:08Z"/>
          <w:del w:author="Anonymous" w:id="12" w:date="2026-09-24T07:44:48Z"/>
          <w:rPrChange w:author="Gopikasaravanan" w:id="31" w:date="2026-09-24T04:46:08Z">
            <w:rPr/>
          </w:rPrChange>
        </w:rPr>
      </w:pPr>
      <w:ins w:author="Gopikasaravanan" w:id="36" w:date="2026-09-24T04:46:08Z">
        <w:del w:author="Anonymous" w:id="12" w:date="2026-09-24T07:44:48Z">
          <w:r w:rsidDel="00000000" w:rsidR="00000000" w:rsidRPr="00000000">
            <w:rPr>
              <w:rtl w:val="0"/>
            </w:rPr>
          </w:r>
        </w:del>
      </w:ins>
    </w:p>
    <w:p w:rsidR="00000000" w:rsidDel="00000000" w:rsidP="00000000" w:rsidRDefault="00000000" w:rsidRPr="00000000" w14:paraId="0000001B">
      <w:pPr>
        <w:rPr>
          <w:ins w:author="Jeevaroshika" w:id="45" w:date="2026-09-23T14:58:02Z"/>
          <w:del w:author="Anonymous" w:id="12" w:date="2026-09-24T07:44:48Z"/>
          <w:sz w:val="28"/>
          <w:szCs w:val="28"/>
          <w:rPrChange w:author="Saranyasai Saisaranya" w:id="46" w:date="2026-09-24T04:24:16Z">
            <w:rPr/>
          </w:rPrChange>
        </w:rPr>
        <w:pPrChange w:author="SATHYA V" w:id="0" w:date="2026-09-24T02:58:13Z">
          <w:pPr>
            <w:ind w:left="0" w:firstLine="0"/>
          </w:pPr>
        </w:pPrChange>
      </w:pPr>
      <w:ins w:author="Jeevaroshika" w:id="45" w:date="2026-09-23T14:58:02Z">
        <w:del w:author="Anonymous" w:id="12" w:date="2026-09-24T07:44:48Z">
          <w:r w:rsidDel="00000000" w:rsidR="00000000" w:rsidRPr="00000000">
            <w:rPr>
              <w:rtl w:val="0"/>
            </w:rPr>
          </w:r>
        </w:del>
      </w:ins>
    </w:p>
    <w:p w:rsidR="00000000" w:rsidDel="00000000" w:rsidP="00000000" w:rsidRDefault="00000000" w:rsidRPr="00000000" w14:paraId="0000001C">
      <w:pPr>
        <w:ind w:left="0" w:firstLine="0"/>
        <w:rPr>
          <w:ins w:author="dalcy mahadevan" w:id="48" w:date="2026-09-23T07:39:09Z"/>
          <w:del w:author="Anonymous" w:id="12" w:date="2026-09-24T07:44:48Z"/>
          <w:sz w:val="10"/>
          <w:szCs w:val="10"/>
          <w:rPrChange w:author="PREMA" w:id="49" w:date="2026-09-24T03:49:43Z">
            <w:rPr/>
          </w:rPrChange>
        </w:rPr>
        <w:pPrChange w:author="Anonymous" w:id="0" w:date="2026-09-23T13:00:07Z">
          <w:pPr/>
        </w:pPrChange>
      </w:pPr>
      <w:ins w:author="dalcy mahadevan" w:id="48" w:date="2026-09-23T07:39:09Z">
        <w:del w:author="Anonymous" w:id="12" w:date="2026-09-24T07:44:48Z">
          <w:r w:rsidDel="00000000" w:rsidR="00000000" w:rsidRPr="00000000">
            <w:rPr>
              <w:rtl w:val="0"/>
            </w:rPr>
          </w:r>
        </w:del>
      </w:ins>
    </w:p>
    <w:tbl>
      <w:tblPr>
        <w:tblStyle w:val="Table2"/>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blHeader w:val="1"/>
          <w:ins w:author="dalcy mahadevan" w:id="48" w:date="2026-09-23T07:39:09Z"/>
          <w:del w:author="Anonymous" w:id="12" w:date="2026-09-24T07:44:48Z"/>
          <w:trPrChange w:author="PREMA" w:id="49" w:date="2026-09-24T03:49:43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PREMA" w:id="49" w:date="2026-09-24T03:49:43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p w:rsidR="00000000" w:rsidDel="00000000" w:rsidP="00000000" w:rsidRDefault="00000000" w:rsidRPr="00000000" w14:paraId="0000001D">
            <w:pPr>
              <w:pStyle w:val="Heading2"/>
              <w:widowControl w:val="0"/>
              <w:spacing w:after="120" w:before="120" w:line="240" w:lineRule="auto"/>
              <w:ind w:firstLine="630"/>
              <w:rPr>
                <w:ins w:author="dalcy mahadevan" w:id="48" w:date="2026-09-23T07:39:09Z"/>
                <w:del w:author="Anonymous" w:id="12" w:date="2026-09-24T07:44:48Z"/>
                <w:sz w:val="10"/>
                <w:szCs w:val="10"/>
                <w:rPrChange w:author="PREMA" w:id="49" w:date="2026-09-24T03:49:43Z">
                  <w:rPr/>
                </w:rPrChange>
              </w:rPr>
              <w:pPrChange w:author="Priya priya" w:id="0" w:date="2026-09-23T16:02:13Z">
                <w:pPr>
                  <w:pStyle w:val="Heading2"/>
                  <w:widowControl w:val="0"/>
                  <w:spacing w:after="120" w:before="120" w:line="240" w:lineRule="auto"/>
                </w:pPr>
              </w:pPrChange>
            </w:pPr>
            <w:ins w:author="dalcy mahadevan" w:id="48" w:date="2026-09-23T07:39:09Z">
              <w:del w:author="Anonymous" w:id="12" w:date="2026-09-24T07:44:48Z">
                <w:r w:rsidDel="00000000" w:rsidR="00000000" w:rsidRPr="00000000">
                  <w:rPr>
                    <w:sz w:val="10"/>
                    <w:szCs w:val="10"/>
                    <w:rtl w:val="0"/>
                    <w:rPrChange w:author="PREMA" w:id="49" w:date="2026-09-24T03:49:43Z">
                      <w:rPr/>
                    </w:rPrChange>
                  </w:rPr>
                  <w:delText xml:space="preserve">Project assets</w:delText>
                </w:r>
              </w:del>
            </w:ins>
            <w:ins w:author="Vanitha D" w:id="51" w:date="2026-09-23T16:30:35Z">
              <w:del w:author="Anonymous" w:id="12" w:date="2026-09-24T07:44:48Z">
                <w:sdt>
                  <w:sdtPr>
                    <w:alias w:val="Review status"/>
                    <w:id w:val="-1699528142"/>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del>
            </w:ins>
            <w:ins w:author="dalcy mahadevan" w:id="48" w:date="2026-09-23T07:39:09Z">
              <w:del w:author="Anonymous" w:id="12" w:date="2026-09-24T07:44:48Z">
                <w:bookmarkStart w:colFirst="0" w:colLast="0" w:name="_51janka7e2yh" w:id="1"/>
                <w:bookmarkEnd w:id="1"/>
                <w:r w:rsidDel="00000000" w:rsidR="00000000" w:rsidRPr="00000000">
                  <w:rPr>
                    <w:rtl w:val="0"/>
                  </w:rPr>
                </w:r>
              </w:del>
            </w:ins>
          </w:p>
        </w:tc>
      </w:tr>
      <w:tr>
        <w:trPr>
          <w:cantSplit w:val="0"/>
          <w:tblHeader w:val="1"/>
          <w:ins w:author="dalcy mahadevan" w:id="48" w:date="2026-09-23T07:39:09Z"/>
          <w:del w:author="Anonymous" w:id="12" w:date="2026-09-24T07:44:48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Files" id="70" name="image18.png"/>
                      <a:graphic>
                        <a:graphicData uri="http://schemas.openxmlformats.org/drawingml/2006/picture">
                          <pic:pic>
                            <pic:nvPicPr>
                              <pic:cNvPr descr="Files" id="0" name="image18.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Fil</w:delText>
                </w:r>
              </w:del>
            </w:ins>
            <w:ins w:author="Tdivya divyat" w:id="53" w:date="2026-09-23T15:02:01Z">
              <w:del w:author="Anonymous" w:id="12" w:date="2026-09-24T07:44:48Z">
                <w:r w:rsidDel="00000000" w:rsidR="00000000" w:rsidRPr="00000000">
                  <w:rPr>
                    <w:sz w:val="10"/>
                    <w:szCs w:val="10"/>
                    <w:rPrChange w:author="PREMA" w:id="49" w:date="2026-09-24T03:49:43Z">
                      <w:rPr/>
                    </w:rPrChange>
                  </w:rPr>
                  <w:drawing>
                    <wp:inline distB="19050" distT="19050" distL="19050" distR="19050">
                      <wp:extent cx="190899" cy="190500"/>
                      <wp:effectExtent b="0" l="0" r="0" t="0"/>
                      <wp:docPr descr="Files" id="74" name="image18.png"/>
                      <a:graphic>
                        <a:graphicData uri="http://schemas.openxmlformats.org/drawingml/2006/picture">
                          <pic:pic>
                            <pic:nvPicPr>
                              <pic:cNvPr descr="Files" id="0" name="image18.png"/>
                              <pic:cNvPicPr preferRelativeResize="0"/>
                            </pic:nvPicPr>
                            <pic:blipFill>
                              <a:blip r:embed="rId6"/>
                              <a:srcRect b="0" l="0" r="0" t="0"/>
                              <a:stretch>
                                <a:fillRect/>
                              </a:stretch>
                            </pic:blipFill>
                            <pic:spPr>
                              <a:xfrm>
                                <a:off x="0" y="0"/>
                                <a:ext cx="190899" cy="190500"/>
                              </a:xfrm>
                              <a:prstGeom prst="rect"/>
                              <a:ln/>
                            </pic:spPr>
                          </pic:pic>
                        </a:graphicData>
                      </a:graphic>
                    </wp:inline>
                  </w:drawing>
                </w:r>
              </w:del>
            </w:ins>
            <w:ins w:author="dalcy mahadevan" w:id="48" w:date="2026-09-23T07:39:09Z">
              <w:del w:author="Anonymous" w:id="12" w:date="2026-09-24T07:44:48Z">
                <w:r w:rsidDel="00000000" w:rsidR="00000000" w:rsidRPr="00000000">
                  <w:rPr>
                    <w:sz w:val="10"/>
                    <w:szCs w:val="10"/>
                    <w:rtl w:val="0"/>
                    <w:rPrChange w:author="PREMA" w:id="49" w:date="2026-09-24T03:49:43Z">
                      <w:rPr/>
                    </w:rPrChange>
                  </w:rPr>
                  <w:delText xml:space="preserve">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No type" id="10" name="image7.png"/>
                      <a:graphic>
                        <a:graphicData uri="http://schemas.openxmlformats.org/drawingml/2006/picture">
                          <pic:pic>
                            <pic:nvPicPr>
                              <pic:cNvPr descr="No type" id="0" name="image7.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Dropdowns" id="50" name="image5.png"/>
                      <a:graphic>
                        <a:graphicData uri="http://schemas.openxmlformats.org/drawingml/2006/picture">
                          <pic:pic>
                            <pic:nvPicPr>
                              <pic:cNvPr descr="Dropdowns" id="0" name="image5.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Status</w:delText>
                </w:r>
              </w:del>
            </w:ins>
          </w:p>
        </w:tc>
      </w:tr>
      <w:tr>
        <w:trPr>
          <w:cantSplit w:val="0"/>
          <w:tblHeader w:val="0"/>
          <w:ins w:author="dalcy mahadevan" w:id="48" w:date="2026-09-23T07:39:09Z"/>
          <w:del w:author="Anonymous" w:id="12"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Nowfil Ahamed" w:id="55" w:date="2026-09-23T16:13:50Z"/>
                <w:del w:author="Anonymous" w:id="12" w:date="2026-09-24T07:44:48Z"/>
                <w:sz w:val="10"/>
                <w:szCs w:val="10"/>
                <w:rPrChange w:author="PREMA" w:id="49" w:date="2026-09-24T03:49:43Z">
                  <w:rPr/>
                </w:rPrChange>
              </w:rPr>
            </w:pPr>
            <w:ins w:author="Madhu rima" w:id="54" w:date="2026-09-23T15:11:10Z">
              <w:del w:author="Anonymous" w:id="12"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4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48" w:date="2026-09-23T07:39:09Z">
              <w:del w:author="Anonymous" w:id="12" w:date="2026-09-24T07:44:48Z"/>
            </w:ins>
            <w:ins w:author="Nowfil Ahamed" w:id="55" w:date="2026-09-23T16:13:50Z">
              <w:del w:author="Anonymous" w:id="12" w:date="2026-09-24T07:44:48Z">
                <w:r w:rsidDel="00000000" w:rsidR="00000000" w:rsidRPr="00000000">
                  <w:rPr>
                    <w:rtl w:val="0"/>
                  </w:rPr>
                </w:r>
              </w:del>
            </w:ins>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andhi d" w:id="56" w:date="2026-09-23T16:21:59Z"/>
                <w:del w:author="Anonymous" w:id="12" w:date="2026-09-24T07:44:48Z"/>
                <w:sz w:val="10"/>
                <w:szCs w:val="10"/>
                <w:rPrChange w:author="PREMA" w:id="49" w:date="2026-09-24T03:49:43Z">
                  <w:rPr/>
                </w:rPrChange>
              </w:rPr>
            </w:pPr>
            <w:ins w:author="anandhi d" w:id="56" w:date="2026-09-23T16:21:59Z">
              <w:del w:author="Anonymous" w:id="12" w:date="2026-09-24T07:44:48Z">
                <w:r w:rsidDel="00000000" w:rsidR="00000000" w:rsidRPr="00000000">
                  <w:rPr>
                    <w:rtl w:val="0"/>
                  </w:rPr>
                </w:r>
              </w:del>
            </w:ins>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Vanitha D" w:id="57" w:date="2026-09-23T16:02:39Z">
              <w:del w:author="Anonymous" w:id="12" w:date="2026-09-24T07:44:48Z">
                <w:r w:rsidDel="00000000" w:rsidR="00000000" w:rsidRPr="00000000">
                  <w:rPr>
                    <w:sz w:val="10"/>
                    <w:szCs w:val="10"/>
                    <w:rtl w:val="0"/>
                    <w:rPrChange w:author="PREMA" w:id="49" w:date="2026-09-24T03:49:43Z">
                      <w:rPr/>
                    </w:rPrChange>
                  </w:rPr>
                  <w:delText xml:space="preserve">FitBuddy-AI fitness app overview and goals</w:delText>
                </w:r>
              </w:del>
            </w:ins>
            <w:ins w:author="dalcy mahadevan" w:id="48" w:date="2026-09-23T07:39:09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sdt>
                  <w:sdtPr>
                    <w:alias w:val="Review status"/>
                    <w:id w:val="53963261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48" w:date="2026-09-23T07:39:09Z"/>
          <w:del w:author="Anonymous" w:id="12"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Madhu rima" w:id="58" w:date="2026-09-23T15:11:14Z">
              <w:del w:author="Anonymous" w:id="12"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4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48" w:date="2026-09-23T07:39:09Z">
              <w:del w:author="Anonymous" w:id="12" w:date="2026-09-24T07:44:48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Vanitha D" w:id="59" w:date="2026-09-23T16:05:00Z">
              <w:del w:author="Anonymous" w:id="12" w:date="2026-09-24T07:44:48Z">
                <w:r w:rsidDel="00000000" w:rsidR="00000000" w:rsidRPr="00000000">
                  <w:rPr>
                    <w:sz w:val="10"/>
                    <w:szCs w:val="10"/>
                    <w:rtl w:val="0"/>
                    <w:rPrChange w:author="PREMA" w:id="49" w:date="2026-09-24T03:49:43Z">
                      <w:rPr/>
                    </w:rPrChange>
                  </w:rPr>
                  <w:delText xml:space="preserve">Frontend HTML CSS JS,Backend FastAPI Python,AI Gemini API,DB SQLite</w:delText>
                </w:r>
              </w:del>
            </w:ins>
            <w:ins w:author="dalcy mahadevan" w:id="48" w:date="2026-09-23T07:39:09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sdt>
                  <w:sdtPr>
                    <w:alias w:val="Review status"/>
                    <w:id w:val="978818223"/>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48" w:date="2026-09-23T07:39:09Z"/>
          <w:del w:author="Anonymous" w:id="12"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Madhu rima" w:id="60" w:date="2026-09-23T15:11:16Z">
              <w:del w:author="Anonymous" w:id="12"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4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48" w:date="2026-09-23T07:39:09Z">
              <w:del w:author="Anonymous" w:id="12" w:date="2026-09-24T07:44:48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Vanitha D" w:id="61" w:date="2026-09-23T16:07:14Z">
              <w:del w:author="Anonymous" w:id="12" w:date="2026-09-24T07:44:48Z">
                <w:r w:rsidDel="00000000" w:rsidR="00000000" w:rsidRPr="00000000">
                  <w:rPr>
                    <w:sz w:val="10"/>
                    <w:szCs w:val="10"/>
                    <w:rtl w:val="0"/>
                    <w:rPrChange w:author="PREMA" w:id="49" w:date="2026-09-24T03:49:43Z">
                      <w:rPr/>
                    </w:rPrChange>
                  </w:rPr>
                  <w:delText xml:space="preserve">Frontent collects user details,Backend generates workout using AI</w:delText>
                </w:r>
              </w:del>
            </w:ins>
            <w:ins w:author="dalcy mahadevan" w:id="48" w:date="2026-09-23T07:39:09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sdt>
                  <w:sdtPr>
                    <w:alias w:val="Review status"/>
                    <w:id w:val="-1335483757"/>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48" w:date="2026-09-23T07:39:09Z"/>
          <w:del w:author="Anonymous" w:id="12" w:date="2026-09-24T07:44:48Z"/>
          <w:trPrChange w:author="Shakip" w:id="62" w:date="2026-09-23T16:04:48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Shakip" w:id="62" w:date="2026-09-23T16:04:48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Madhu rima" w:id="63" w:date="2026-09-23T15:11:18Z">
              <w:del w:author="Anonymous" w:id="12"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4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48" w:date="2026-09-23T07:39:09Z">
              <w:del w:author="Anonymous" w:id="12" w:date="2026-09-24T07:44:48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Shakip" w:id="62" w:date="2026-09-23T16:04:48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Vanitha D" w:id="64" w:date="2026-09-23T16:08:40Z">
              <w:del w:author="Anonymous" w:id="12" w:date="2026-09-24T07:44:48Z">
                <w:r w:rsidDel="00000000" w:rsidR="00000000" w:rsidRPr="00000000">
                  <w:rPr>
                    <w:sz w:val="10"/>
                    <w:szCs w:val="10"/>
                    <w:rtl w:val="0"/>
                    <w:rPrChange w:author="PREMA" w:id="49" w:date="2026-09-24T03:49:43Z">
                      <w:rPr/>
                    </w:rPrChange>
                  </w:rPr>
                  <w:delText xml:space="preserve">AI generates 7 Day plan,feedback  update,nutrition tips</w:delText>
                </w:r>
              </w:del>
            </w:ins>
            <w:ins w:author="dalcy mahadevan" w:id="48" w:date="2026-09-23T07:39:09Z">
              <w:del w:author="Anonymous" w:id="12"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Shakip" w:id="62" w:date="2026-09-23T16:04:48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48" w:date="2026-09-23T07:39:09Z"/>
                <w:del w:author="Anonymous" w:id="12" w:date="2026-09-24T07:44:48Z"/>
                <w:sz w:val="10"/>
                <w:szCs w:val="10"/>
                <w:rPrChange w:author="PREMA" w:id="49" w:date="2026-09-24T03:49:43Z">
                  <w:rPr/>
                </w:rPrChange>
              </w:rPr>
            </w:pPr>
            <w:ins w:author="dalcy mahadevan" w:id="48" w:date="2026-09-23T07:39:09Z">
              <w:del w:author="Anonymous" w:id="12" w:date="2026-09-24T07:44:48Z">
                <w:sdt>
                  <w:sdtPr>
                    <w:alias w:val="Review status"/>
                    <w:id w:val="-751899536"/>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031">
      <w:pPr>
        <w:spacing w:line="240" w:lineRule="auto"/>
        <w:rPr>
          <w:ins w:author="dalcy mahadevan" w:id="65" w:date="2026-09-23T07:37:40Z"/>
          <w:del w:author="Anonymous" w:id="12" w:date="2026-09-24T07:44:48Z"/>
          <w:sz w:val="10"/>
          <w:szCs w:val="10"/>
          <w:rPrChange w:author="PREMA" w:id="49" w:date="2026-09-24T03:49:43Z">
            <w:rPr/>
          </w:rPrChange>
        </w:rPr>
        <w:pPrChange w:author="Vanitha D" w:id="0" w:date="2026-09-23T16:35:31Z">
          <w:pPr/>
        </w:pPrChange>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2">
      <w:pPr>
        <w:spacing w:line="240" w:lineRule="auto"/>
        <w:rPr>
          <w:ins w:author="dalcy mahadevan" w:id="65" w:date="2026-09-23T07:37:40Z"/>
          <w:del w:author="Anonymous" w:id="12" w:date="2026-09-24T07:44:48Z"/>
          <w:sz w:val="10"/>
          <w:szCs w:val="10"/>
          <w:rPrChange w:author="PREMA" w:id="49" w:date="2026-09-24T03:49:43Z">
            <w:rPr/>
          </w:rPrChange>
        </w:rPr>
        <w:pPrChange w:author="Vanitha D" w:id="0" w:date="2026-09-23T17:01:45Z">
          <w:pPr>
            <w:spacing w:after="240" w:before="240" w:line="276" w:lineRule="auto"/>
            <w:ind w:left="180" w:hanging="180"/>
          </w:pPr>
        </w:pPrChange>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3">
      <w:pPr>
        <w:spacing w:after="240" w:before="240" w:line="276" w:lineRule="auto"/>
        <w:ind w:left="0" w:firstLine="0"/>
        <w:rPr>
          <w:ins w:author="Vanitha D" w:id="68" w:date="2026-09-23T16:56:56Z"/>
          <w:del w:author="Anonymous" w:id="12" w:date="2026-09-24T07:44:48Z"/>
          <w:sz w:val="10"/>
          <w:szCs w:val="10"/>
          <w:rPrChange w:author="PREMA" w:id="49" w:date="2026-09-24T03:49:43Z">
            <w:rPr/>
          </w:rPrChange>
        </w:rPr>
      </w:pPr>
      <w:ins w:author="Vanitha D" w:id="68" w:date="2026-09-23T16:56:56Z">
        <w:del w:author="Anonymous" w:id="12" w:date="2026-09-24T07:44:48Z">
          <w:r w:rsidDel="00000000" w:rsidR="00000000" w:rsidRPr="00000000">
            <w:rPr>
              <w:rtl w:val="0"/>
            </w:rPr>
          </w:r>
        </w:del>
      </w:ins>
    </w:p>
    <w:p w:rsidR="00000000" w:rsidDel="00000000" w:rsidP="00000000" w:rsidRDefault="00000000" w:rsidRPr="00000000" w14:paraId="00000034">
      <w:pPr>
        <w:spacing w:after="240" w:before="240" w:line="276" w:lineRule="auto"/>
        <w:ind w:left="0" w:firstLine="0"/>
        <w:rPr>
          <w:ins w:author="dalcy mahadevan" w:id="65" w:date="2026-09-23T07:37:40Z"/>
          <w:del w:author="Anonymous" w:id="12" w:date="2026-09-24T07:44:48Z"/>
          <w:sz w:val="10"/>
          <w:szCs w:val="10"/>
          <w:rPrChange w:author="PREMA" w:id="49" w:date="2026-09-24T03:49:43Z">
            <w:rPr/>
          </w:rPrChange>
        </w:rPr>
        <w:pPrChange w:author="Vanitha D" w:id="0" w:date="2026-09-23T16:28:49Z">
          <w:pPr>
            <w:spacing w:after="240" w:before="240" w:line="276" w:lineRule="auto"/>
            <w:ind w:left="180" w:hanging="180"/>
          </w:pPr>
        </w:pPrChange>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5">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6">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Gopikasaravanan" w:id="70" w:date="2026-09-24T04:30:24Z">
        <w:del w:author="Anonymous" w:id="12" w:date="2026-09-24T07:44:48Z">
          <w:r w:rsidDel="00000000" w:rsidR="00000000" w:rsidRPr="00000000">
            <w:rPr>
              <w:sz w:val="10"/>
              <w:szCs w:val="10"/>
              <w:rtl w:val="0"/>
              <w:rPrChange w:author="PREMA" w:id="49" w:date="2026-09-24T03:49:43Z">
                <w:rPr/>
              </w:rPrChange>
            </w:rPr>
            <w:delText xml:space="preserve">bu</w:delText>
          </w:r>
        </w:del>
      </w:ins>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7">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8">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9">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harani Priya" w:id="71" w:date="2026-09-23T11:35:58Z">
        <w:del w:author="Anonymous" w:id="12" w:date="2026-09-24T07:44:48Z">
          <w:r w:rsidDel="00000000" w:rsidR="00000000" w:rsidRPr="00000000">
            <w:rPr>
              <w:sz w:val="10"/>
              <w:szCs w:val="10"/>
              <w:rtl w:val="0"/>
              <w:rPrChange w:author="PREMA" w:id="49" w:date="2026-09-24T03:49:43Z">
                <w:rPr/>
              </w:rPrChange>
            </w:rPr>
            <w:delText xml:space="preserve">jiuic</w:delText>
          </w:r>
        </w:del>
      </w:ins>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A">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B">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Muthu Priya" w:id="72" w:date="2026-09-23T17:50:27Z">
        <w:del w:author="Anonymous" w:id="12" w:date="2026-09-24T07:44:48Z">
          <w:r w:rsidDel="00000000" w:rsidR="00000000" w:rsidRPr="00000000">
            <w:rPr>
              <w:sz w:val="10"/>
              <w:szCs w:val="10"/>
              <w:rtl w:val="0"/>
              <w:rPrChange w:author="PREMA" w:id="49" w:date="2026-09-24T03:49:43Z">
                <w:rPr/>
              </w:rPrChange>
            </w:rPr>
            <w:delText xml:space="preserve">,</w:delText>
          </w:r>
        </w:del>
      </w:ins>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C">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D">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E">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3F">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shifana barveen" w:id="73" w:date="2026-09-23T13:22:24Z">
        <w:del w:author="Anonymous" w:id="12" w:date="2026-09-24T07:44:48Z">
          <w:r w:rsidDel="00000000" w:rsidR="00000000" w:rsidRPr="00000000">
            <w:rPr>
              <w:sz w:val="10"/>
              <w:szCs w:val="10"/>
              <w:rtl w:val="0"/>
              <w:rPrChange w:author="PREMA" w:id="49" w:date="2026-09-24T03:49:43Z">
                <w:rPr/>
              </w:rPrChange>
            </w:rPr>
            <w:delText xml:space="preserve">No</w:delText>
          </w:r>
        </w:del>
      </w:ins>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0">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1">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2">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3">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4">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5">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6">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7">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8">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9">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A">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B">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C">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D">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E">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4F">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0">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1">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2">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3">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4">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5">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6">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7">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8">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9">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A">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B">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C">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D">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E">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5F">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0">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1">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2">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3">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4">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5">
      <w:pPr>
        <w:spacing w:after="240" w:before="240" w:line="276" w:lineRule="auto"/>
        <w:ind w:left="180" w:hanging="180"/>
        <w:rPr>
          <w:ins w:author="dalcy mahadevan" w:id="65" w:date="2026-09-23T07:37:40Z"/>
          <w:del w:author="Anonymous" w:id="12" w:date="2026-09-24T07:44:48Z"/>
          <w:sz w:val="10"/>
          <w:szCs w:val="10"/>
          <w:rPrChange w:author="PREMA" w:id="49" w:date="2026-09-24T03:49:43Z">
            <w:rPr/>
          </w:rPrChange>
        </w:rPr>
      </w:pPr>
      <w:ins w:author="dalcy mahadevan" w:id="65" w:date="2026-09-23T07:37:40Z">
        <w:del w:author="Anonymous" w:id="12" w:date="2026-09-24T07:44:48Z">
          <w:r w:rsidDel="00000000" w:rsidR="00000000" w:rsidRPr="00000000">
            <w:rPr>
              <w:rtl w:val="0"/>
            </w:rPr>
          </w:r>
        </w:del>
      </w:ins>
    </w:p>
    <w:p w:rsidR="00000000" w:rsidDel="00000000" w:rsidP="00000000" w:rsidRDefault="00000000" w:rsidRPr="00000000" w14:paraId="0000006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6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7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8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9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A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B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C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D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E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0F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0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1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2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3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4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5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6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7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8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9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A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3">
      <w:pPr>
        <w:spacing w:after="240" w:before="240" w:line="276" w:lineRule="auto"/>
        <w:ind w:left="180" w:hanging="180"/>
        <w:rPr>
          <w:ins w:author="dalcy mahadevan" w:id="65" w:date="2026-09-23T07:37:40Z"/>
          <w:del w:author="PREMA" w:id="30" w:date="2026-09-24T03:49:43Z"/>
          <w:color w:val="ffffff"/>
          <w:sz w:val="10"/>
          <w:szCs w:val="10"/>
          <w:u w:val="single"/>
          <w:rPrChange w:author="Nethra Ganesan" w:id="74" w:date="2026-09-24T07:41:57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B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C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D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E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1F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0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1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2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3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4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5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1">
      <w:pPr>
        <w:spacing w:after="240" w:before="240" w:line="276" w:lineRule="auto"/>
        <w:ind w:left="0" w:firstLine="0"/>
        <w:rPr>
          <w:ins w:author="dalcy mahadevan" w:id="65" w:date="2026-09-23T07:37:40Z"/>
          <w:del w:author="PREMA" w:id="30" w:date="2026-09-24T03:49:43Z"/>
          <w:sz w:val="10"/>
          <w:szCs w:val="10"/>
          <w:rPrChange w:author="PREMA" w:id="49" w:date="2026-09-24T03:49:43Z">
            <w:rPr/>
          </w:rPrChange>
        </w:rPr>
        <w:pPrChange w:author="Deva Dharshini" w:id="0" w:date="2026-09-23T08:06:22Z">
          <w:pPr>
            <w:spacing w:after="240" w:before="240" w:line="276" w:lineRule="auto"/>
            <w:ind w:left="180" w:hanging="180"/>
          </w:pPr>
        </w:pPrChange>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6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4">
      <w:pPr>
        <w:spacing w:after="240" w:before="240" w:line="276" w:lineRule="auto"/>
        <w:ind w:left="141.73228346456693" w:hanging="180"/>
        <w:rPr>
          <w:ins w:author="dalcy mahadevan" w:id="65" w:date="2026-09-23T07:37:40Z"/>
          <w:del w:author="PREMA" w:id="30" w:date="2026-09-24T03:49:43Z"/>
          <w:sz w:val="10"/>
          <w:szCs w:val="10"/>
          <w:rPrChange w:author="PREMA" w:id="49" w:date="2026-09-24T03:49:43Z">
            <w:rPr/>
          </w:rPrChange>
        </w:rPr>
        <w:pPrChange w:author="Ahana Mani" w:id="0" w:date="2026-09-24T10:14:34Z">
          <w:pPr>
            <w:spacing w:after="240" w:before="240" w:line="276" w:lineRule="auto"/>
            <w:ind w:left="180" w:hanging="180"/>
          </w:pPr>
        </w:pPrChange>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7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8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9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A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B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C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D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E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2F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0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1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2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3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4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5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6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7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8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9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A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B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C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D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E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3F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0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1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2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3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4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5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6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7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D">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E">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8F">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0">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1">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2">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3">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4">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5">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6">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7">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8">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9">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A">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B">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C">
      <w:pPr>
        <w:spacing w:after="240" w:before="240" w:line="276" w:lineRule="auto"/>
        <w:ind w:left="180" w:hanging="180"/>
        <w:rPr>
          <w:ins w:author="dalcy mahadevan" w:id="65" w:date="2026-09-23T07:37:40Z"/>
          <w:del w:author="PREMA" w:id="30" w:date="2026-09-24T03:49:43Z"/>
          <w:sz w:val="10"/>
          <w:szCs w:val="10"/>
          <w:rPrChange w:author="PREMA" w:id="49" w:date="2026-09-24T03:49:43Z">
            <w:rPr/>
          </w:rPrChange>
        </w:rPr>
      </w:pPr>
      <w:ins w:author="dalcy mahadevan" w:id="65" w:date="2026-09-23T07:37:40Z">
        <w:del w:author="PREMA" w:id="30" w:date="2026-09-24T03:49:43Z">
          <w:r w:rsidDel="00000000" w:rsidR="00000000" w:rsidRPr="00000000">
            <w:rPr>
              <w:rtl w:val="0"/>
            </w:rPr>
          </w:r>
        </w:del>
      </w:ins>
    </w:p>
    <w:p w:rsidR="00000000" w:rsidDel="00000000" w:rsidP="00000000" w:rsidRDefault="00000000" w:rsidRPr="00000000" w14:paraId="0000049D">
      <w:pPr>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rtl w:val="0"/>
            </w:rPr>
          </w:r>
        </w:del>
      </w:ins>
    </w:p>
    <w:tbl>
      <w:tblPr>
        <w:tblStyle w:val="Table3"/>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77" w:date="2026-09-23T07:38:44Z"/>
          <w:del w:author="PREMA" w:id="30" w:date="2026-09-24T03:49:43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9E">
            <w:pPr>
              <w:pStyle w:val="Heading2"/>
              <w:widowControl w:val="0"/>
              <w:spacing w:after="120" w:before="120" w:line="240" w:lineRule="auto"/>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bookmarkStart w:colFirst="0" w:colLast="0" w:name="_5nlb6hbs5obb" w:id="2"/>
                <w:bookmarkEnd w:id="2"/>
                <w:r w:rsidDel="00000000" w:rsidR="00000000" w:rsidRPr="00000000">
                  <w:rPr>
                    <w:sz w:val="10"/>
                    <w:szCs w:val="10"/>
                    <w:rtl w:val="0"/>
                    <w:rPrChange w:author="PREMA" w:id="49" w:date="2026-09-24T03:49:43Z">
                      <w:rPr/>
                    </w:rPrChange>
                  </w:rPr>
                  <w:delText xml:space="preserve">Project assets</w:delText>
                </w:r>
                <w:r w:rsidDel="00000000" w:rsidR="00000000" w:rsidRPr="00000000">
                  <w:rPr>
                    <w:rtl w:val="0"/>
                  </w:rPr>
                </w:r>
              </w:del>
            </w:ins>
          </w:p>
        </w:tc>
      </w:tr>
      <w:tr>
        <w:trPr>
          <w:cantSplit w:val="0"/>
          <w:tblHeader w:val="1"/>
          <w:ins w:author="dalcy mahadevan" w:id="77" w:date="2026-09-23T07:38:44Z"/>
          <w:del w:author="PREMA" w:id="30" w:date="2026-09-24T03:49:43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Files" id="53" name="image18.png"/>
                      <a:graphic>
                        <a:graphicData uri="http://schemas.openxmlformats.org/drawingml/2006/picture">
                          <pic:pic>
                            <pic:nvPicPr>
                              <pic:cNvPr descr="Files" id="0" name="image18.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No type" id="71" name="image7.png"/>
                      <a:graphic>
                        <a:graphicData uri="http://schemas.openxmlformats.org/drawingml/2006/picture">
                          <pic:pic>
                            <pic:nvPicPr>
                              <pic:cNvPr descr="No type" id="0" name="image7.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Dropdowns" id="12" name="image5.png"/>
                      <a:graphic>
                        <a:graphicData uri="http://schemas.openxmlformats.org/drawingml/2006/picture">
                          <pic:pic>
                            <pic:nvPicPr>
                              <pic:cNvPr descr="Dropdowns" id="0" name="image5.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Status</w:delText>
                </w:r>
              </w:del>
            </w:ins>
          </w:p>
        </w:tc>
      </w:tr>
      <w:tr>
        <w:trPr>
          <w:cantSplit w:val="0"/>
          <w:tblHeader w:val="0"/>
          <w:ins w:author="dalcy mahadevan" w:id="77" w:date="2026-09-23T07:38:44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sdt>
                  <w:sdtPr>
                    <w:alias w:val="Review status"/>
                    <w:id w:val="784959330"/>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77" w:date="2026-09-23T07:38:44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sdt>
                  <w:sdtPr>
                    <w:alias w:val="Review status"/>
                    <w:id w:val="863524809"/>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77" w:date="2026-09-23T07:38:44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sdt>
                  <w:sdtPr>
                    <w:alias w:val="Review status"/>
                    <w:id w:val="-1510301745"/>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77" w:date="2026-09-23T07:38:44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7" w:date="2026-09-23T07:38:44Z"/>
                <w:del w:author="PREMA" w:id="30" w:date="2026-09-24T03:49:43Z"/>
                <w:sz w:val="10"/>
                <w:szCs w:val="10"/>
                <w:rPrChange w:author="PREMA" w:id="49" w:date="2026-09-24T03:49:43Z">
                  <w:rPr/>
                </w:rPrChange>
              </w:rPr>
            </w:pPr>
            <w:ins w:author="dalcy mahadevan" w:id="77" w:date="2026-09-23T07:38:44Z">
              <w:del w:author="PREMA" w:id="30" w:date="2026-09-24T03:49:43Z">
                <w:sdt>
                  <w:sdtPr>
                    <w:alias w:val="Review status"/>
                    <w:id w:val="-1273670180"/>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4B0">
      <w:pPr>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rtl w:val="0"/>
            </w:rPr>
          </w:r>
        </w:del>
      </w:ins>
    </w:p>
    <w:tbl>
      <w:tblPr>
        <w:tblStyle w:val="Table4"/>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78" w:date="2026-09-23T07:38:56Z"/>
          <w:del w:author="PREMA" w:id="30" w:date="2026-09-24T03:49:43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B1">
            <w:pPr>
              <w:pStyle w:val="Heading2"/>
              <w:widowControl w:val="0"/>
              <w:spacing w:after="120" w:before="120" w:line="240" w:lineRule="auto"/>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bookmarkStart w:colFirst="0" w:colLast="0" w:name="_3wbfqjaxyvx8" w:id="3"/>
                <w:bookmarkEnd w:id="3"/>
                <w:r w:rsidDel="00000000" w:rsidR="00000000" w:rsidRPr="00000000">
                  <w:rPr>
                    <w:sz w:val="10"/>
                    <w:szCs w:val="10"/>
                    <w:rtl w:val="0"/>
                    <w:rPrChange w:author="PREMA" w:id="49" w:date="2026-09-24T03:49:43Z">
                      <w:rPr/>
                    </w:rPrChange>
                  </w:rPr>
                  <w:delText xml:space="preserve">Project assets</w:delText>
                </w:r>
                <w:r w:rsidDel="00000000" w:rsidR="00000000" w:rsidRPr="00000000">
                  <w:rPr>
                    <w:rtl w:val="0"/>
                  </w:rPr>
                </w:r>
              </w:del>
            </w:ins>
          </w:p>
        </w:tc>
      </w:tr>
      <w:tr>
        <w:trPr>
          <w:cantSplit w:val="0"/>
          <w:tblHeader w:val="1"/>
          <w:ins w:author="dalcy mahadevan" w:id="78" w:date="2026-09-23T07:38:56Z"/>
          <w:del w:author="PREMA" w:id="30" w:date="2026-09-24T03:49:43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Files" id="8" name="image18.png"/>
                      <a:graphic>
                        <a:graphicData uri="http://schemas.openxmlformats.org/drawingml/2006/picture">
                          <pic:pic>
                            <pic:nvPicPr>
                              <pic:cNvPr descr="Files" id="0" name="image18.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No type" id="36" name="image7.png"/>
                      <a:graphic>
                        <a:graphicData uri="http://schemas.openxmlformats.org/drawingml/2006/picture">
                          <pic:pic>
                            <pic:nvPicPr>
                              <pic:cNvPr descr="No type" id="0" name="image7.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PrChange w:author="PREMA" w:id="49" w:date="2026-09-24T03:49:43Z">
                      <w:rPr/>
                    </w:rPrChange>
                  </w:rPr>
                  <w:drawing>
                    <wp:inline distB="19050" distT="19050" distL="19050" distR="19050">
                      <wp:extent cx="190500" cy="152400"/>
                      <wp:effectExtent b="0" l="0" r="0" t="0"/>
                      <wp:docPr descr="Dropdowns" id="80" name="image5.png"/>
                      <a:graphic>
                        <a:graphicData uri="http://schemas.openxmlformats.org/drawingml/2006/picture">
                          <pic:pic>
                            <pic:nvPicPr>
                              <pic:cNvPr descr="Dropdowns" id="0" name="image5.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49" w:date="2026-09-24T03:49:43Z">
                      <w:rPr/>
                    </w:rPrChange>
                  </w:rPr>
                  <w:delText xml:space="preserve"> Status</w:delText>
                </w:r>
              </w:del>
            </w:ins>
          </w:p>
        </w:tc>
      </w:tr>
      <w:tr>
        <w:trPr>
          <w:cantSplit w:val="0"/>
          <w:tblHeader w:val="0"/>
          <w:ins w:author="dalcy mahadevan" w:id="78" w:date="2026-09-23T07:38:56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sdt>
                  <w:sdtPr>
                    <w:alias w:val="Review status"/>
                    <w:id w:val="648953255"/>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78" w:date="2026-09-23T07:38:56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sdt>
                  <w:sdtPr>
                    <w:alias w:val="Review status"/>
                    <w:id w:val="47908008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78" w:date="2026-09-23T07:38:56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sdt>
                  <w:sdtPr>
                    <w:alias w:val="Review status"/>
                    <w:id w:val="-2128277478"/>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78" w:date="2026-09-23T07:38:56Z"/>
          <w:del w:author="PREMA" w:id="30"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sz w:val="10"/>
                    <w:szCs w:val="10"/>
                    <w:rtl w:val="0"/>
                    <w:rPrChange w:author="PREMA" w:id="4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78" w:date="2026-09-23T07:38:56Z"/>
                <w:del w:author="PREMA" w:id="30" w:date="2026-09-24T03:49:43Z"/>
                <w:sz w:val="10"/>
                <w:szCs w:val="10"/>
                <w:rPrChange w:author="PREMA" w:id="49" w:date="2026-09-24T03:49:43Z">
                  <w:rPr/>
                </w:rPrChange>
              </w:rPr>
            </w:pPr>
            <w:ins w:author="dalcy mahadevan" w:id="78" w:date="2026-09-23T07:38:56Z">
              <w:del w:author="PREMA" w:id="30" w:date="2026-09-24T03:49:43Z">
                <w:sdt>
                  <w:sdtPr>
                    <w:alias w:val="Review status"/>
                    <w:id w:val="-1128413012"/>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4C3">
      <w:pPr>
        <w:rPr>
          <w:ins w:author="Priya dharshini" w:id="79" w:date="2026-09-23T07:37:21Z"/>
          <w:del w:author="PREMA" w:id="30" w:date="2026-09-24T03:49:43Z"/>
          <w:sz w:val="10"/>
          <w:szCs w:val="10"/>
          <w:rPrChange w:author="PREMA" w:id="49" w:date="2026-09-24T03:49:43Z">
            <w:rPr/>
          </w:rPrChange>
        </w:rPr>
        <w:pPrChange w:author="dalcy mahadevan" w:id="0" w:date="2026-09-23T07:38:44Z">
          <w:pPr>
            <w:spacing w:after="240" w:before="240" w:line="276" w:lineRule="auto"/>
            <w:ind w:left="180" w:hanging="180"/>
          </w:pPr>
        </w:pPrChange>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4">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5">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6">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7">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8">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9">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A">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B">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C">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D">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E">
      <w:pPr>
        <w:spacing w:after="240" w:before="240" w:line="276" w:lineRule="auto"/>
        <w:ind w:left="180" w:hanging="180"/>
        <w:rPr>
          <w:ins w:author="Priya dharshini" w:id="79" w:date="2026-09-23T07:37:21Z"/>
          <w:del w:author="PREMA" w:id="30" w:date="2026-09-24T03:49:43Z"/>
          <w:sz w:val="10"/>
          <w:szCs w:val="10"/>
          <w:rPrChange w:author="PREMA" w:id="49" w:date="2026-09-24T03:49:43Z">
            <w:rPr/>
          </w:rPrChange>
        </w:rPr>
      </w:pPr>
      <w:ins w:author="Priya dharshini" w:id="79" w:date="2026-09-23T07:37:21Z">
        <w:del w:author="PREMA" w:id="30" w:date="2026-09-24T03:49:43Z">
          <w:r w:rsidDel="00000000" w:rsidR="00000000" w:rsidRPr="00000000">
            <w:rPr>
              <w:rtl w:val="0"/>
            </w:rPr>
          </w:r>
        </w:del>
      </w:ins>
    </w:p>
    <w:p w:rsidR="00000000" w:rsidDel="00000000" w:rsidP="00000000" w:rsidRDefault="00000000" w:rsidRPr="00000000" w14:paraId="000004CF">
      <w:pPr>
        <w:spacing w:after="240" w:before="240" w:line="276" w:lineRule="auto"/>
        <w:ind w:left="1260" w:hanging="1260"/>
        <w:rPr>
          <w:ins w:author="Prajan Prajan" w:id="83" w:date="2026-09-23T04:46:41Z"/>
          <w:del w:author="PREMA" w:id="30" w:date="2026-09-24T03:49:43Z"/>
          <w:sz w:val="10"/>
          <w:szCs w:val="10"/>
          <w:rPrChange w:author="PREMA" w:id="49" w:date="2026-09-24T03:49:43Z">
            <w:rPr/>
          </w:rPrChange>
        </w:rPr>
        <w:pPrChange w:author="DHARANI KUMAR R Csc2024" w:id="0" w:date="2026-09-23T06:46:51Z">
          <w:pPr>
            <w:spacing w:after="240" w:before="240" w:line="276" w:lineRule="auto"/>
          </w:pPr>
        </w:pPrChange>
      </w:pPr>
      <w:ins w:author="Anonymous" w:id="81" w:date="2026-09-23T05:10:33Z">
        <w:del w:author="PREMA" w:id="30" w:date="2026-09-24T03:49:43Z">
          <w:r w:rsidDel="00000000" w:rsidR="00000000" w:rsidRPr="00000000">
            <w:rPr>
              <w:sz w:val="10"/>
              <w:szCs w:val="10"/>
              <w:rtl w:val="0"/>
              <w:rPrChange w:author="PREMA" w:id="49" w:date="2026-09-24T03:49:43Z">
                <w:rPr/>
              </w:rPrChange>
            </w:rPr>
            <w:delText xml:space="preserve">  </w:delText>
          </w:r>
        </w:del>
      </w:ins>
      <w:del w:author="PREMA" w:id="30" w:date="2026-09-24T03:49:43Z"/>
      <w:ins w:author="Anonymous" w:id="82" w:date="2026-09-23T05:10:46Z">
        <w:del w:author="PREMA" w:id="30" w:date="2026-09-24T03:49:43Z">
          <w:r w:rsidDel="00000000" w:rsidR="00000000" w:rsidRPr="00000000">
            <w:rPr>
              <w:sz w:val="10"/>
              <w:szCs w:val="10"/>
              <w:rtl w:val="0"/>
              <w:rPrChange w:author="PREMA" w:id="49" w:date="2026-09-24T03:49:43Z">
                <w:rPr/>
              </w:rPrChange>
            </w:rPr>
            <w:delText xml:space="preserve">            </w:delText>
          </w:r>
        </w:del>
      </w:ins>
      <w:del w:author="PREMA" w:id="30" w:date="2026-09-24T03:49:43Z"/>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**Dear Faculty Members,**</w:delText>
          </w:r>
        </w:del>
      </w:ins>
    </w:p>
    <w:p w:rsidR="00000000" w:rsidDel="00000000" w:rsidP="00000000" w:rsidRDefault="00000000" w:rsidRPr="00000000" w14:paraId="000004D0">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1">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**Greetings from SmartBridge..!!**</w:delText>
          </w:r>
        </w:del>
      </w:ins>
      <w:ins w:author="Pushpa Thalavairaj" w:id="85" w:date="2026-09-23T06:27:27Z">
        <w:del w:author="PREMA" w:id="30" w:date="2026-09-24T03:49:43Z">
          <w:r w:rsidDel="00000000" w:rsidR="00000000" w:rsidRPr="00000000">
            <w:rPr>
              <w:sz w:val="10"/>
              <w:szCs w:val="10"/>
              <w:rtl w:val="0"/>
              <w:rPrChange w:author="PREMA" w:id="49" w:date="2026-09-24T03:49:43Z">
                <w:rPr/>
              </w:rPrChange>
            </w:rPr>
            <w:delText xml:space="preserve">  </w:delText>
          </w:r>
        </w:del>
      </w:ins>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2">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3">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Please find the **Project Details** shared below. The project resources include:</w:delText>
          </w:r>
        </w:del>
      </w:ins>
    </w:p>
    <w:p w:rsidR="00000000" w:rsidDel="00000000" w:rsidP="00000000" w:rsidRDefault="00000000" w:rsidRPr="00000000" w14:paraId="000004D4">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5">
      <w:pPr>
        <w:spacing w:after="240" w:before="240" w:line="276" w:lineRule="auto"/>
        <w:rPr>
          <w:ins w:author="Rabin Rabin" w:id="86" w:date="2026-09-23T05:22:48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1. *</w:delText>
          </w:r>
        </w:del>
      </w:ins>
      <w:ins w:author="Rabin Rabin" w:id="86" w:date="2026-09-23T05:22:48Z">
        <w:del w:author="PREMA" w:id="30" w:date="2026-09-24T03:49:43Z">
          <w:r w:rsidDel="00000000" w:rsidR="00000000" w:rsidRPr="00000000">
            <w:rPr>
              <w:sz w:val="10"/>
              <w:szCs w:val="10"/>
              <w:rtl w:val="0"/>
              <w:rPrChange w:author="PREMA" w:id="49" w:date="2026-09-24T03:49:43Z">
                <w:rPr/>
              </w:rPrChange>
            </w:rPr>
            <w:delText xml:space="preserve">fit buddy-AI fitness plan generator using gemini model</w:delText>
          </w:r>
        </w:del>
      </w:ins>
    </w:p>
    <w:p w:rsidR="00000000" w:rsidDel="00000000" w:rsidP="00000000" w:rsidRDefault="00000000" w:rsidRPr="00000000" w14:paraId="000004D6">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*Project Title**</w:delText>
          </w:r>
        </w:del>
      </w:ins>
    </w:p>
    <w:p w:rsidR="00000000" w:rsidDel="00000000" w:rsidP="00000000" w:rsidRDefault="00000000" w:rsidRPr="00000000" w14:paraId="000004D7">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2. **Project Document** – Detailed instructions and requirements for the project</w:delText>
          </w:r>
        </w:del>
      </w:ins>
    </w:p>
    <w:p w:rsidR="00000000" w:rsidDel="00000000" w:rsidP="00000000" w:rsidRDefault="00000000" w:rsidRPr="00000000" w14:paraId="000004D8">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3. **Project Reference Video** – Step-by-step guidance on how to complete the project</w:delText>
          </w:r>
        </w:del>
      </w:ins>
    </w:p>
    <w:p w:rsidR="00000000" w:rsidDel="00000000" w:rsidP="00000000" w:rsidRDefault="00000000" w:rsidRPr="00000000" w14:paraId="000004D9">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A">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Important Instructions for Students</w:delText>
          </w:r>
        </w:del>
      </w:ins>
    </w:p>
    <w:p w:rsidR="00000000" w:rsidDel="00000000" w:rsidP="00000000" w:rsidRDefault="00000000" w:rsidRPr="00000000" w14:paraId="000004DB">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C">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4DD">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DE">
      <w:pPr>
        <w:spacing w:after="240" w:before="240" w:line="276" w:lineRule="auto"/>
        <w:rPr>
          <w:ins w:author="Ponmalai S" w:id="87" w:date="2026-09-23T06:18:09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As instructed by the trainers during the **Project Development Sessions**, students </w:delText>
          </w:r>
        </w:del>
      </w:ins>
      <w:ins w:author="Ponmalai S" w:id="87" w:date="2026-09-23T06:18:09Z">
        <w:del w:author="PREMA" w:id="30" w:date="2026-09-24T03:49:43Z">
          <w:r w:rsidDel="00000000" w:rsidR="00000000" w:rsidRPr="00000000">
            <w:rPr>
              <w:rtl w:val="0"/>
            </w:rPr>
          </w:r>
        </w:del>
      </w:ins>
    </w:p>
    <w:p w:rsidR="00000000" w:rsidDel="00000000" w:rsidP="00000000" w:rsidRDefault="00000000" w:rsidRPr="00000000" w14:paraId="000004DF">
      <w:pPr>
        <w:spacing w:after="240" w:before="240" w:line="276" w:lineRule="auto"/>
        <w:rPr>
          <w:ins w:author="Ponmalai S" w:id="87" w:date="2026-09-23T06:18:09Z"/>
          <w:del w:author="PREMA" w:id="30" w:date="2026-09-24T03:49:43Z"/>
          <w:sz w:val="10"/>
          <w:szCs w:val="10"/>
          <w:rPrChange w:author="PREMA" w:id="49" w:date="2026-09-24T03:49:43Z">
            <w:rPr/>
          </w:rPrChange>
        </w:rPr>
      </w:pPr>
      <w:ins w:author="Ponmalai S" w:id="87" w:date="2026-09-23T06:18:09Z">
        <w:del w:author="PREMA" w:id="30" w:date="2026-09-24T03:49:43Z">
          <w:r w:rsidDel="00000000" w:rsidR="00000000" w:rsidRPr="00000000">
            <w:rPr>
              <w:rtl w:val="0"/>
            </w:rPr>
          </w:r>
        </w:del>
      </w:ins>
    </w:p>
    <w:p w:rsidR="00000000" w:rsidDel="00000000" w:rsidP="00000000" w:rsidRDefault="00000000" w:rsidRPr="00000000" w14:paraId="000004E0">
      <w:pPr>
        <w:spacing w:after="240" w:before="240" w:line="276" w:lineRule="auto"/>
        <w:rPr>
          <w:ins w:author="Ponmalai S" w:id="87" w:date="2026-09-23T06:18:09Z"/>
          <w:del w:author="PREMA" w:id="30" w:date="2026-09-24T03:49:43Z"/>
          <w:sz w:val="10"/>
          <w:szCs w:val="10"/>
          <w:rPrChange w:author="PREMA" w:id="49" w:date="2026-09-24T03:49:43Z">
            <w:rPr/>
          </w:rPrChange>
        </w:rPr>
      </w:pPr>
      <w:ins w:author="Ponmalai S" w:id="87" w:date="2026-09-23T06:18:09Z">
        <w:del w:author="PREMA" w:id="30" w:date="2026-09-24T03:49:43Z">
          <w:r w:rsidDel="00000000" w:rsidR="00000000" w:rsidRPr="00000000">
            <w:rPr>
              <w:rtl w:val="0"/>
            </w:rPr>
          </w:r>
        </w:del>
      </w:ins>
    </w:p>
    <w:p w:rsidR="00000000" w:rsidDel="00000000" w:rsidP="00000000" w:rsidRDefault="00000000" w:rsidRPr="00000000" w14:paraId="000004E1">
      <w:pPr>
        <w:spacing w:after="240" w:before="240" w:line="276" w:lineRule="auto"/>
        <w:rPr>
          <w:ins w:author="Ponmalai S" w:id="87" w:date="2026-09-23T06:18:09Z"/>
          <w:del w:author="PREMA" w:id="30" w:date="2026-09-24T03:49:43Z"/>
          <w:sz w:val="10"/>
          <w:szCs w:val="10"/>
          <w:rPrChange w:author="PREMA" w:id="49" w:date="2026-09-24T03:49:43Z">
            <w:rPr/>
          </w:rPrChange>
        </w:rPr>
      </w:pPr>
      <w:ins w:author="Ponmalai S" w:id="87" w:date="2026-09-23T06:18:09Z">
        <w:del w:author="PREMA" w:id="30" w:date="2026-09-24T03:49:43Z">
          <w:r w:rsidDel="00000000" w:rsidR="00000000" w:rsidRPr="00000000">
            <w:rPr>
              <w:rtl w:val="0"/>
            </w:rPr>
          </w:r>
        </w:del>
      </w:ins>
    </w:p>
    <w:p w:rsidR="00000000" w:rsidDel="00000000" w:rsidP="00000000" w:rsidRDefault="00000000" w:rsidRPr="00000000" w14:paraId="000004E2">
      <w:pPr>
        <w:spacing w:after="240" w:before="240" w:line="276" w:lineRule="auto"/>
        <w:rPr>
          <w:ins w:author="Ponmalai S" w:id="87" w:date="2026-09-23T06:18:09Z"/>
          <w:del w:author="PREMA" w:id="30" w:date="2026-09-24T03:49:43Z"/>
          <w:sz w:val="10"/>
          <w:szCs w:val="10"/>
          <w:rPrChange w:author="PREMA" w:id="49" w:date="2026-09-24T03:49:43Z">
            <w:rPr/>
          </w:rPrChange>
        </w:rPr>
      </w:pPr>
      <w:ins w:author="Ponmalai S" w:id="87" w:date="2026-09-23T06:18:09Z">
        <w:del w:author="PREMA" w:id="30" w:date="2026-09-24T03:49:43Z">
          <w:r w:rsidDel="00000000" w:rsidR="00000000" w:rsidRPr="00000000">
            <w:rPr>
              <w:rtl w:val="0"/>
            </w:rPr>
          </w:r>
        </w:del>
      </w:ins>
    </w:p>
    <w:p w:rsidR="00000000" w:rsidDel="00000000" w:rsidP="00000000" w:rsidRDefault="00000000" w:rsidRPr="00000000" w14:paraId="000004E3">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are </w:delText>
          </w:r>
          <w:r w:rsidDel="00000000" w:rsidR="00000000" w:rsidRPr="00000000">
            <w:rPr>
              <w:sz w:val="10"/>
              <w:szCs w:val="10"/>
              <w:rtl w:val="0"/>
              <w:rPrChange w:author="PREMA" w:id="49" w:date="2026-09-24T03:49:43Z">
                <w:rPr/>
              </w:rPrChange>
            </w:rPr>
            <w:delText xml:space="preserve">required to submit the following:</w:delText>
          </w:r>
        </w:del>
      </w:ins>
    </w:p>
    <w:p w:rsidR="00000000" w:rsidDel="00000000" w:rsidP="00000000" w:rsidRDefault="00000000" w:rsidRPr="00000000" w14:paraId="000004E4">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E5">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Project Submission Requirements</w:delText>
          </w:r>
        </w:del>
      </w:ins>
    </w:p>
    <w:p w:rsidR="00000000" w:rsidDel="00000000" w:rsidP="00000000" w:rsidRDefault="00000000" w:rsidRPr="00000000" w14:paraId="000004E6">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E7">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**1. GitHub Repository Link**</w:delText>
          </w:r>
        </w:del>
      </w:ins>
    </w:p>
    <w:p w:rsidR="00000000" w:rsidDel="00000000" w:rsidP="00000000" w:rsidRDefault="00000000" w:rsidRPr="00000000" w14:paraId="000004E8">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E9">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The GitHub repository link must be a **Public Repository Link**.</w:delText>
          </w:r>
        </w:del>
      </w:ins>
    </w:p>
    <w:p w:rsidR="00000000" w:rsidDel="00000000" w:rsidP="00000000" w:rsidRDefault="00000000" w:rsidRPr="00000000" w14:paraId="000004EA">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All project files/documents should be uploaded to GitHub.</w:delText>
          </w:r>
        </w:del>
      </w:ins>
    </w:p>
    <w:p w:rsidR="00000000" w:rsidDel="00000000" w:rsidP="00000000" w:rsidRDefault="00000000" w:rsidRPr="00000000" w14:paraId="000004EB">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The project should be maintained and submitted **phase-wise** using the following structure:</w:delText>
          </w:r>
        </w:del>
      </w:ins>
    </w:p>
    <w:p w:rsidR="00000000" w:rsidDel="00000000" w:rsidP="00000000" w:rsidRDefault="00000000" w:rsidRPr="00000000" w14:paraId="000004EC">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ED">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1. **Brainstorming &amp; Ideation Phase**</w:delText>
          </w:r>
        </w:del>
      </w:ins>
    </w:p>
    <w:p w:rsidR="00000000" w:rsidDel="00000000" w:rsidP="00000000" w:rsidRDefault="00000000" w:rsidRPr="00000000" w14:paraId="000004EE">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2. **Requirement Analysis Phase**</w:delText>
          </w:r>
        </w:del>
      </w:ins>
    </w:p>
    <w:p w:rsidR="00000000" w:rsidDel="00000000" w:rsidP="00000000" w:rsidRDefault="00000000" w:rsidRPr="00000000" w14:paraId="000004EF">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3. **Project Design Phase Phase**</w:delText>
          </w:r>
        </w:del>
      </w:ins>
    </w:p>
    <w:p w:rsidR="00000000" w:rsidDel="00000000" w:rsidP="00000000" w:rsidRDefault="00000000" w:rsidRPr="00000000" w14:paraId="000004F0">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4. **Project Planning Phase**</w:delText>
          </w:r>
        </w:del>
      </w:ins>
    </w:p>
    <w:p w:rsidR="00000000" w:rsidDel="00000000" w:rsidP="00000000" w:rsidRDefault="00000000" w:rsidRPr="00000000" w14:paraId="000004F1">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5. **Project Development Phase**</w:delText>
          </w:r>
        </w:del>
      </w:ins>
    </w:p>
    <w:p w:rsidR="00000000" w:rsidDel="00000000" w:rsidP="00000000" w:rsidRDefault="00000000" w:rsidRPr="00000000" w14:paraId="000004F2">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6. **Project Testing Phase**</w:delText>
          </w:r>
        </w:del>
      </w:ins>
    </w:p>
    <w:p w:rsidR="00000000" w:rsidDel="00000000" w:rsidP="00000000" w:rsidRDefault="00000000" w:rsidRPr="00000000" w14:paraId="000004F3">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7. **Project Documentation Phase**</w:delText>
          </w:r>
        </w:del>
      </w:ins>
    </w:p>
    <w:p w:rsidR="00000000" w:rsidDel="00000000" w:rsidP="00000000" w:rsidRDefault="00000000" w:rsidRPr="00000000" w14:paraId="000004F4">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8. **Project Demonstration Phase**</w:delText>
          </w:r>
        </w:del>
      </w:ins>
    </w:p>
    <w:p w:rsidR="00000000" w:rsidDel="00000000" w:rsidP="00000000" w:rsidRDefault="00000000" w:rsidRPr="00000000" w14:paraId="000004F5">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F6">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**2. Demo Video Link**</w:delText>
          </w:r>
        </w:del>
      </w:ins>
    </w:p>
    <w:p w:rsidR="00000000" w:rsidDel="00000000" w:rsidP="00000000" w:rsidRDefault="00000000" w:rsidRPr="00000000" w14:paraId="000004F7">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4F8">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Record a complete **project demonstration video**.</w:delText>
          </w:r>
        </w:del>
      </w:ins>
    </w:p>
    <w:p w:rsidR="00000000" w:rsidDel="00000000" w:rsidP="00000000" w:rsidRDefault="00000000" w:rsidRPr="00000000" w14:paraId="000004F9">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Upload the video to **Google Drive**.</w:delText>
          </w:r>
        </w:del>
      </w:ins>
    </w:p>
    <w:p w:rsidR="00000000" w:rsidDel="00000000" w:rsidP="00000000" w:rsidRDefault="00000000" w:rsidRPr="00000000" w14:paraId="000004FA">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Ensure that the **Drive link is set to Public/Anyone with the link can view**.</w:delText>
          </w:r>
        </w:del>
      </w:ins>
    </w:p>
    <w:p w:rsidR="00000000" w:rsidDel="00000000" w:rsidP="00000000" w:rsidRDefault="00000000" w:rsidRPr="00000000" w14:paraId="000004FB">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The demo video should include:</w:delText>
          </w:r>
        </w:del>
      </w:ins>
    </w:p>
    <w:p w:rsidR="00000000" w:rsidDel="00000000" w:rsidP="00000000" w:rsidRDefault="00000000" w:rsidRPr="00000000" w14:paraId="000004FC">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Screen sharing of the project</w:delText>
          </w:r>
        </w:del>
      </w:ins>
    </w:p>
    <w:p w:rsidR="00000000" w:rsidDel="00000000" w:rsidP="00000000" w:rsidRDefault="00000000" w:rsidRPr="00000000" w14:paraId="000004FD">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Student's voice-over/explanation</w:delText>
          </w:r>
        </w:del>
      </w:ins>
    </w:p>
    <w:p w:rsidR="00000000" w:rsidDel="00000000" w:rsidP="00000000" w:rsidRDefault="00000000" w:rsidRPr="00000000" w14:paraId="000004FE">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**Project Name**</w:delText>
          </w:r>
        </w:del>
      </w:ins>
    </w:p>
    <w:p w:rsidR="00000000" w:rsidDel="00000000" w:rsidP="00000000" w:rsidRDefault="00000000" w:rsidRPr="00000000" w14:paraId="000004FF">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**Purpose of the Project**</w:delText>
          </w:r>
        </w:del>
      </w:ins>
    </w:p>
    <w:p w:rsidR="00000000" w:rsidDel="00000000" w:rsidP="00000000" w:rsidRDefault="00000000" w:rsidRPr="00000000" w14:paraId="00000500">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**Use/Benefits of the Project**</w:delText>
          </w:r>
        </w:del>
      </w:ins>
    </w:p>
    <w:p w:rsidR="00000000" w:rsidDel="00000000" w:rsidP="00000000" w:rsidRDefault="00000000" w:rsidRPr="00000000" w14:paraId="00000501">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**Project Execution/Working Process**</w:delText>
          </w:r>
        </w:del>
      </w:ins>
    </w:p>
    <w:p w:rsidR="00000000" w:rsidDel="00000000" w:rsidP="00000000" w:rsidRDefault="00000000" w:rsidRPr="00000000" w14:paraId="00000502">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**Final Output**</w:delText>
          </w:r>
        </w:del>
      </w:ins>
    </w:p>
    <w:p w:rsidR="00000000" w:rsidDel="00000000" w:rsidP="00000000" w:rsidRDefault="00000000" w:rsidRPr="00000000" w14:paraId="00000503">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04">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Important Note Regarding SkillWallet &amp; Team Formation</w:delText>
          </w:r>
        </w:del>
      </w:ins>
    </w:p>
    <w:p w:rsidR="00000000" w:rsidDel="00000000" w:rsidP="00000000" w:rsidRDefault="00000000" w:rsidRPr="00000000" w14:paraId="00000505">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06">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507">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08">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Students are instructed to:</w:delText>
          </w:r>
        </w:del>
      </w:ins>
    </w:p>
    <w:p w:rsidR="00000000" w:rsidDel="00000000" w:rsidP="00000000" w:rsidRDefault="00000000" w:rsidRPr="00000000" w14:paraId="00000509">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0A">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1. **Form their teams physically** without waiting for SkillWallet credentials.</w:delText>
          </w:r>
        </w:del>
      </w:ins>
    </w:p>
    <w:p w:rsidR="00000000" w:rsidDel="00000000" w:rsidP="00000000" w:rsidRDefault="00000000" w:rsidRPr="00000000" w14:paraId="0000050B">
      <w:pPr>
        <w:spacing w:after="240" w:before="240" w:line="276" w:lineRule="auto"/>
        <w:ind w:left="0" w:right="-489.99999999999955" w:firstLine="0"/>
        <w:rPr>
          <w:ins w:author="Prajan Prajan" w:id="83" w:date="2026-09-23T04:46:41Z"/>
          <w:del w:author="PREMA" w:id="30" w:date="2026-09-24T03:49:43Z"/>
          <w:sz w:val="10"/>
          <w:szCs w:val="10"/>
          <w:rPrChange w:author="PREMA" w:id="49" w:date="2026-09-24T03:49:43Z">
            <w:rPr/>
          </w:rPrChange>
        </w:rPr>
        <w:pPrChange w:author="DHARANI KUMAR R Csc2024" w:id="0" w:date="2026-09-23T06:47:23Z">
          <w:pPr>
            <w:spacing w:after="240" w:before="240" w:line="276" w:lineRule="auto"/>
          </w:pPr>
        </w:pPrChange>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2. Team size should be:</w:delText>
          </w:r>
        </w:del>
      </w:ins>
    </w:p>
    <w:p w:rsidR="00000000" w:rsidDel="00000000" w:rsidP="00000000" w:rsidRDefault="00000000" w:rsidRPr="00000000" w14:paraId="0000050C">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**Minimum:** 2 members</w:delText>
          </w:r>
        </w:del>
      </w:ins>
    </w:p>
    <w:p w:rsidR="00000000" w:rsidDel="00000000" w:rsidP="00000000" w:rsidRDefault="00000000" w:rsidRPr="00000000" w14:paraId="0000050D">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**Standard:** 4 members</w:delText>
          </w:r>
        </w:del>
      </w:ins>
    </w:p>
    <w:p w:rsidR="00000000" w:rsidDel="00000000" w:rsidP="00000000" w:rsidRDefault="00000000" w:rsidRPr="00000000" w14:paraId="0000050E">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**Maximum:** 5 members</w:delText>
          </w:r>
        </w:del>
      </w:ins>
    </w:p>
    <w:p w:rsidR="00000000" w:rsidDel="00000000" w:rsidP="00000000" w:rsidRDefault="00000000" w:rsidRPr="00000000" w14:paraId="0000050F">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3. Select **one project** from the list of projects attached.</w:delText>
          </w:r>
        </w:del>
      </w:ins>
    </w:p>
    <w:p w:rsidR="00000000" w:rsidDel="00000000" w:rsidP="00000000" w:rsidRDefault="00000000" w:rsidRPr="00000000" w14:paraId="00000510">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4. Go through the **Project Document and Reference Video** thoroughly.</w:delText>
          </w:r>
        </w:del>
      </w:ins>
    </w:p>
    <w:p w:rsidR="00000000" w:rsidDel="00000000" w:rsidP="00000000" w:rsidRDefault="00000000" w:rsidRPr="00000000" w14:paraId="00000511">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5. Start working on the selected project immediately.</w:delText>
          </w:r>
        </w:del>
      </w:ins>
    </w:p>
    <w:p w:rsidR="00000000" w:rsidDel="00000000" w:rsidP="00000000" w:rsidRDefault="00000000" w:rsidRPr="00000000" w14:paraId="00000512">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6. Prepare all project files according to the **8 phases mentioned above**.</w:delText>
          </w:r>
        </w:del>
      </w:ins>
    </w:p>
    <w:p w:rsidR="00000000" w:rsidDel="00000000" w:rsidP="00000000" w:rsidRDefault="00000000" w:rsidRPr="00000000" w14:paraId="00000513">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7. Upload the phase-wise project files into the **GitHub repository**.</w:delText>
          </w:r>
        </w:del>
      </w:ins>
    </w:p>
    <w:p w:rsidR="00000000" w:rsidDel="00000000" w:rsidP="00000000" w:rsidRDefault="00000000" w:rsidRPr="00000000" w14:paraId="00000514">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8. Prepare and record the **Project Demo Video** as per the instructions above.</w:delText>
          </w:r>
        </w:del>
      </w:ins>
    </w:p>
    <w:p w:rsidR="00000000" w:rsidDel="00000000" w:rsidP="00000000" w:rsidRDefault="00000000" w:rsidRPr="00000000" w14:paraId="00000515">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16">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Once SkillWallet Credentials Are Received</w:delText>
          </w:r>
        </w:del>
      </w:ins>
    </w:p>
    <w:p w:rsidR="00000000" w:rsidDel="00000000" w:rsidP="00000000" w:rsidRDefault="00000000" w:rsidRPr="00000000" w14:paraId="00000517">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18">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Once students receive their **SkillWallet credentials**, they should:</w:delText>
          </w:r>
        </w:del>
      </w:ins>
    </w:p>
    <w:p w:rsidR="00000000" w:rsidDel="00000000" w:rsidP="00000000" w:rsidRDefault="00000000" w:rsidRPr="00000000" w14:paraId="00000519">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1A">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Contact their respective faculty member.</w:delText>
          </w:r>
        </w:del>
      </w:ins>
    </w:p>
    <w:p w:rsidR="00000000" w:rsidDel="00000000" w:rsidP="00000000" w:rsidRDefault="00000000" w:rsidRPr="00000000" w14:paraId="0000051B">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Inform the faculty about:</w:delText>
          </w:r>
        </w:del>
      </w:ins>
    </w:p>
    <w:p w:rsidR="00000000" w:rsidDel="00000000" w:rsidP="00000000" w:rsidRDefault="00000000" w:rsidRPr="00000000" w14:paraId="0000051C">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1D">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**The project they are working on**</w:delText>
          </w:r>
        </w:del>
      </w:ins>
    </w:p>
    <w:p w:rsidR="00000000" w:rsidDel="00000000" w:rsidP="00000000" w:rsidRDefault="00000000" w:rsidRPr="00000000" w14:paraId="0000051E">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**Their team members**</w:delText>
          </w:r>
        </w:del>
      </w:ins>
    </w:p>
    <w:p w:rsidR="00000000" w:rsidDel="00000000" w:rsidP="00000000" w:rsidRDefault="00000000" w:rsidRPr="00000000" w14:paraId="0000051F">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520">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21">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 ⏳ SkillWallet Access Update*</w:delText>
          </w:r>
        </w:del>
      </w:ins>
    </w:p>
    <w:p w:rsidR="00000000" w:rsidDel="00000000" w:rsidP="00000000" w:rsidRDefault="00000000" w:rsidRPr="00000000" w14:paraId="00000522">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23">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We sincerely apologize for the delay in providing SkillWallet access.</w:delText>
          </w:r>
        </w:del>
      </w:ins>
    </w:p>
    <w:p w:rsidR="00000000" w:rsidDel="00000000" w:rsidP="00000000" w:rsidRDefault="00000000" w:rsidRPr="00000000" w14:paraId="00000524">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25">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526">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27">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528">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29">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Thank you for your cooperation and support.</w:delText>
          </w:r>
        </w:del>
      </w:ins>
    </w:p>
    <w:p w:rsidR="00000000" w:rsidDel="00000000" w:rsidP="00000000" w:rsidRDefault="00000000" w:rsidRPr="00000000" w14:paraId="0000052A">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rtl w:val="0"/>
            </w:rPr>
          </w:r>
        </w:del>
      </w:ins>
    </w:p>
    <w:p w:rsidR="00000000" w:rsidDel="00000000" w:rsidP="00000000" w:rsidRDefault="00000000" w:rsidRPr="00000000" w14:paraId="0000052B">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**Regards,**</w:delText>
          </w:r>
        </w:del>
      </w:ins>
    </w:p>
    <w:p w:rsidR="00000000" w:rsidDel="00000000" w:rsidP="00000000" w:rsidRDefault="00000000" w:rsidRPr="00000000" w14:paraId="0000052C">
      <w:pPr>
        <w:spacing w:after="240" w:before="240" w:line="276" w:lineRule="auto"/>
        <w:rPr>
          <w:ins w:author="Prajan Prajan" w:id="83" w:date="2026-09-23T04:46:41Z"/>
          <w:del w:author="PREMA" w:id="30" w:date="2026-09-24T03:49:43Z"/>
          <w:sz w:val="10"/>
          <w:szCs w:val="10"/>
          <w:rPrChange w:author="PREMA" w:id="49" w:date="2026-09-24T03:49:43Z">
            <w:rPr/>
          </w:rPrChange>
        </w:rPr>
      </w:pPr>
      <w:ins w:author="Prajan Prajan" w:id="83" w:date="2026-09-23T04:46:41Z">
        <w:del w:author="PREMA" w:id="30" w:date="2026-09-24T03:49:43Z">
          <w:r w:rsidDel="00000000" w:rsidR="00000000" w:rsidRPr="00000000">
            <w:rPr>
              <w:sz w:val="10"/>
              <w:szCs w:val="10"/>
              <w:rtl w:val="0"/>
              <w:rPrChange w:author="PREMA" w:id="49" w:date="2026-09-24T03:49:43Z">
                <w:rPr/>
              </w:rPrChange>
            </w:rPr>
            <w:delText xml:space="preserve">**Aparna Nelaturi**</w:delText>
          </w:r>
        </w:del>
      </w:ins>
    </w:p>
    <w:p w:rsidR="00000000" w:rsidDel="00000000" w:rsidP="00000000" w:rsidRDefault="00000000" w:rsidRPr="00000000" w14:paraId="0000052D">
      <w:pPr>
        <w:spacing w:line="276" w:lineRule="auto"/>
        <w:jc w:val="left"/>
        <w:rPr>
          <w:del w:author="PREMA" w:id="30" w:date="2026-09-24T03:49:43Z"/>
          <w:sz w:val="10"/>
          <w:szCs w:val="10"/>
          <w:rPrChange w:author="PREMA" w:id="49" w:date="2026-09-24T03:49:43Z">
            <w:rPr>
              <w:rFonts w:ascii="Cambria" w:cs="Cambria" w:eastAsia="Cambria" w:hAnsi="Cambria"/>
              <w:b w:val="1"/>
              <w:bCs w:val="1"/>
              <w:sz w:val="30"/>
              <w:szCs w:val="30"/>
              <w:u w:val="single"/>
            </w:rPr>
          </w:rPrChange>
        </w:rPr>
        <w:pPrChange w:author="Anonymous" w:id="0" w:date="2026-09-22T05:37:21Z">
          <w:pPr>
            <w:spacing w:line="276" w:lineRule="auto"/>
            <w:jc w:val="center"/>
          </w:pPr>
        </w:pPrChange>
      </w:pPr>
      <w:ins w:author="Sreemathi Velayutham" w:id="89" w:date="2026-09-23T03:38:06Z">
        <w:del w:author="PREMA" w:id="30" w:date="2026-09-24T03:49:43Z">
          <w:r w:rsidDel="00000000" w:rsidR="00000000" w:rsidRPr="00000000">
            <w:rPr>
              <w:sz w:val="10"/>
              <w:szCs w:val="10"/>
              <w:rtl w:val="0"/>
              <w:rPrChange w:author="PREMA" w:id="49" w:date="2026-09-24T03:49:43Z">
                <w:rPr/>
              </w:rPrChange>
            </w:rPr>
            <w:delText xml:space="preserve">i</w:delText>
          </w:r>
        </w:del>
      </w:ins>
      <w:del w:author="PREMA" w:id="30" w:date="2026-09-24T03:49:43Z"/>
      <w:ins w:author="Anonymous" w:id="90" w:date="2026-09-23T03:37:22Z">
        <w:del w:author="PREMA" w:id="30" w:date="2026-09-24T03:49:43Z">
          <w:r w:rsidDel="00000000" w:rsidR="00000000" w:rsidRPr="00000000">
            <w:rPr>
              <w:sz w:val="10"/>
              <w:szCs w:val="10"/>
              <w:rtl w:val="0"/>
              <w:rPrChange w:author="PREMA" w:id="49" w:date="2026-09-24T03:49:43Z">
                <w:rPr/>
              </w:rPrChange>
            </w:rPr>
            <w:delText xml:space="preserve"> </w:delText>
          </w:r>
        </w:del>
      </w:ins>
      <w:del w:author="PREMA" w:id="30" w:date="2026-09-24T03:49:43Z"/>
      <w:ins w:author="Gayathri G D" w:id="91" w:date="2026-09-22T05:24:25Z">
        <w:del w:author="PREMA" w:id="30" w:date="2026-09-24T03:49:43Z">
          <w:r w:rsidDel="00000000" w:rsidR="00000000" w:rsidRPr="00000000">
            <w:rPr>
              <w:sz w:val="10"/>
              <w:szCs w:val="10"/>
              <w:rtl w:val="0"/>
              <w:rPrChange w:author="PREMA" w:id="49" w:date="2026-09-24T03:49:43Z">
                <w:rPr/>
              </w:rPrChange>
            </w:rPr>
            <w:delText xml:space="preserve">  </w:delText>
          </w:r>
          <w:r w:rsidDel="00000000" w:rsidR="00000000" w:rsidRPr="00000000">
            <w:rPr>
              <w:sz w:val="10"/>
              <w:szCs w:val="10"/>
              <w:rtl w:val="0"/>
              <w:rPrChange w:author="PREMA" w:id="49" w:date="2026-09-24T03:49:43Z">
                <w:rPr/>
              </w:rPrChange>
            </w:rPr>
            <w:delText xml:space="preserve">N</w:delText>
          </w:r>
        </w:del>
      </w:ins>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30"/>
                <w:szCs w:val="30"/>
                <w:u w:val="single"/>
              </w:rPr>
            </w:rPrChange>
          </w:rPr>
          <w:delText xml:space="preserve">FitBuddy – AI Fitness Plan Generator using Gemini Models </w:delText>
        </w:r>
      </w:del>
    </w:p>
    <w:p w:rsidR="00000000" w:rsidDel="00000000" w:rsidP="00000000" w:rsidRDefault="00000000" w:rsidRPr="00000000" w14:paraId="0000052E">
      <w:pPr>
        <w:spacing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2F">
      <w:pPr>
        <w:spacing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Project Description:</w:delText>
        </w:r>
      </w:del>
    </w:p>
    <w:p w:rsidR="00000000" w:rsidDel="00000000" w:rsidP="00000000" w:rsidRDefault="00000000" w:rsidRPr="00000000" w14:paraId="00000530">
      <w:pPr>
        <w:spacing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31">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itBuddy</w:delText>
        </w:r>
        <w:r w:rsidDel="00000000" w:rsidR="00000000" w:rsidRPr="00000000">
          <w:rPr>
            <w:sz w:val="10"/>
            <w:szCs w:val="10"/>
            <w:rtl w:val="0"/>
            <w:rPrChange w:author="PREMA" w:id="49" w:date="2026-09-24T03:49:43Z">
              <w:rPr>
                <w:rFonts w:ascii="Cambria" w:cs="Cambria" w:eastAsia="Cambria" w:hAnsi="Cambria"/>
              </w:rPr>
            </w:rPrChange>
          </w:rPr>
          <w:delText xml:space="preserve"> is a web-based application that uses AI to generate personalized workout plans and </w:delText>
        </w:r>
        <w:r w:rsidDel="00000000" w:rsidR="00000000" w:rsidRPr="00000000">
          <w:rPr>
            <w:sz w:val="10"/>
            <w:szCs w:val="10"/>
            <w:rtl w:val="0"/>
            <w:rPrChange w:author="PREMA" w:id="49" w:date="2026-09-24T03:49:43Z">
              <w:rPr>
                <w:rFonts w:ascii="Cambria" w:cs="Cambria" w:eastAsia="Cambria" w:hAnsi="Cambria"/>
              </w:rPr>
            </w:rPrChange>
          </w:rPr>
          <w:delText xml:space="preserve">nutrition</w:delText>
        </w:r>
        <w:r w:rsidDel="00000000" w:rsidR="00000000" w:rsidRPr="00000000">
          <w:rPr>
            <w:sz w:val="10"/>
            <w:szCs w:val="10"/>
            <w:rtl w:val="0"/>
            <w:rPrChange w:author="PREMA" w:id="49" w:date="2026-09-24T03:49:43Z">
              <w:rPr>
                <w:rFonts w:ascii="Cambria" w:cs="Cambria" w:eastAsia="Cambria" w:hAnsi="Cambria"/>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p>
    <w:p w:rsidR="00000000" w:rsidDel="00000000" w:rsidP="00000000" w:rsidRDefault="00000000" w:rsidRPr="00000000" w14:paraId="00000532">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p>
    <w:p w:rsidR="00000000" w:rsidDel="00000000" w:rsidP="00000000" w:rsidRDefault="00000000" w:rsidRPr="00000000" w14:paraId="00000533">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With a clean user inter</w:delText>
        </w:r>
      </w:del>
      <w:ins w:author="S.Niranjana" w:id="93" w:date="2026-09-22T05:26:25Z">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itBuddy</w:delText>
          </w:r>
          <w:r w:rsidDel="00000000" w:rsidR="00000000" w:rsidRPr="00000000">
            <w:rPr>
              <w:sz w:val="10"/>
              <w:szCs w:val="10"/>
              <w:rtl w:val="0"/>
              <w:rPrChange w:author="PREMA" w:id="49" w:date="2026-09-24T03:49:43Z">
                <w:rPr>
                  <w:rFonts w:ascii="Cambria" w:cs="Cambria" w:eastAsia="Cambria" w:hAnsi="Cambria"/>
                </w:rPr>
              </w:rPrChange>
            </w:rPr>
            <w:delText xml:space="preserve"> is a web-based application that uses AI to generate personalized workout plans and </w:delText>
          </w:r>
        </w:del>
      </w:ins>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face and database support via SQLite, FitBuddy ensures each user's data and generated plan are stored and accessible. It offers both API endpoints and an interactive HTML interface for ease of use.</w:delText>
        </w:r>
      </w:del>
    </w:p>
    <w:p w:rsidR="00000000" w:rsidDel="00000000" w:rsidP="00000000" w:rsidRDefault="00000000" w:rsidRPr="00000000" w14:paraId="00000534">
      <w:pPr>
        <w:spacing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Scenari</w:delText>
        </w:r>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os</w:delText>
        </w:r>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w:delText>
        </w:r>
        <w:r w:rsidDel="00000000" w:rsidR="00000000" w:rsidRPr="00000000">
          <w:rPr>
            <w:rtl w:val="0"/>
          </w:rPr>
        </w:r>
      </w:del>
    </w:p>
    <w:p w:rsidR="00000000" w:rsidDel="00000000" w:rsidP="00000000" w:rsidRDefault="00000000" w:rsidRPr="00000000" w14:paraId="00000535">
      <w:pPr>
        <w:spacing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36">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p>
    <w:p w:rsidR="00000000" w:rsidDel="00000000" w:rsidP="00000000" w:rsidRDefault="00000000" w:rsidRPr="00000000" w14:paraId="00000537">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38">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p>
    <w:p w:rsidR="00000000" w:rsidDel="00000000" w:rsidP="00000000" w:rsidRDefault="00000000" w:rsidRPr="00000000" w14:paraId="00000539">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3A">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p>
    <w:p w:rsidR="00000000" w:rsidDel="00000000" w:rsidP="00000000" w:rsidRDefault="00000000" w:rsidRPr="00000000" w14:paraId="0000053B">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3C">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p>
    <w:p w:rsidR="00000000" w:rsidDel="00000000" w:rsidP="00000000" w:rsidRDefault="00000000" w:rsidRPr="00000000" w14:paraId="0000053D">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3E">
      <w:pPr>
        <w:pStyle w:val="Heading3"/>
        <w:keepNext w:val="0"/>
        <w:keepLines w:val="0"/>
        <w:widowControl w:val="0"/>
        <w:spacing w:before="280" w:line="240" w:lineRule="auto"/>
        <w:ind w:firstLine="0"/>
        <w:rPr>
          <w:ins w:author="Anonymous" w:id="94" w:date="2026-09-24T12:46:48Z"/>
          <w:del w:author="PREMA" w:id="30" w:date="2026-09-24T03:49:43Z"/>
          <w:rFonts w:ascii="Cambria" w:cs="Cambria" w:eastAsia="Cambria" w:hAnsi="Cambria"/>
          <w:b w:val="1"/>
          <w:bCs w:val="1"/>
          <w:i w:val="1"/>
          <w:iCs w:val="1"/>
          <w:color w:val="000000"/>
          <w:sz w:val="24"/>
          <w:szCs w:val="24"/>
          <w:rPrChange w:author="Rithika A" w:id="95" w:date="2026-09-24T14:16:27Z">
            <w:rPr>
              <w:rFonts w:ascii="Cambria" w:cs="Cambria" w:eastAsia="Cambria" w:hAnsi="Cambria"/>
            </w:rPr>
          </w:rPrChange>
        </w:rPr>
      </w:pPr>
      <w:ins w:author="Anonymous" w:id="94" w:date="2026-09-24T12:46:48Z">
        <w:del w:author="PREMA" w:id="30" w:date="2026-09-24T03:49:43Z">
          <w:bookmarkStart w:colFirst="0" w:colLast="0" w:name="_jwl7ssu5ett7" w:id="4"/>
          <w:bookmarkEnd w:id="4"/>
          <w:r w:rsidDel="00000000" w:rsidR="00000000" w:rsidRPr="00000000">
            <w:rPr>
              <w:rtl w:val="0"/>
            </w:rPr>
          </w:r>
        </w:del>
      </w:ins>
    </w:p>
    <w:p w:rsidR="00000000" w:rsidDel="00000000" w:rsidP="00000000" w:rsidRDefault="00000000" w:rsidRPr="00000000" w14:paraId="0000053F">
      <w:pPr>
        <w:pStyle w:val="Heading3"/>
        <w:keepNext w:val="0"/>
        <w:keepLines w:val="0"/>
        <w:widowControl w:val="0"/>
        <w:spacing w:before="280" w:line="240" w:lineRule="auto"/>
        <w:ind w:firstLine="0"/>
        <w:rPr>
          <w:ins w:author="Anonymous" w:id="94" w:date="2026-09-24T12:46:48Z"/>
          <w:del w:author="PREMA" w:id="30" w:date="2026-09-24T03:49:43Z"/>
          <w:rFonts w:ascii="Cambria" w:cs="Cambria" w:eastAsia="Cambria" w:hAnsi="Cambria"/>
          <w:b w:val="1"/>
          <w:bCs w:val="1"/>
          <w:color w:val="000000"/>
          <w:sz w:val="24"/>
          <w:szCs w:val="24"/>
          <w:u w:val="single"/>
          <w:rPrChange w:author="Anonymous" w:id="96" w:date="2026-09-24T12:46:48Z">
            <w:rPr>
              <w:rFonts w:ascii="Cambria" w:cs="Cambria" w:eastAsia="Cambria" w:hAnsi="Cambria"/>
            </w:rPr>
          </w:rPrChange>
        </w:rPr>
      </w:pPr>
      <w:ins w:author="Anonymous" w:id="94" w:date="2026-09-24T12:46:48Z">
        <w:del w:author="PREMA" w:id="30" w:date="2026-09-24T03:49:43Z">
          <w:bookmarkStart w:colFirst="0" w:colLast="0" w:name="_zfmnvwac9gep" w:id="5"/>
          <w:bookmarkEnd w:id="5"/>
          <w:r w:rsidDel="00000000" w:rsidR="00000000" w:rsidRPr="00000000">
            <w:rPr>
              <w:rtl w:val="0"/>
            </w:rPr>
          </w:r>
        </w:del>
      </w:ins>
    </w:p>
    <w:p w:rsidR="00000000" w:rsidDel="00000000" w:rsidP="00000000" w:rsidRDefault="00000000" w:rsidRPr="00000000" w14:paraId="00000540">
      <w:pPr>
        <w:pStyle w:val="Heading3"/>
        <w:keepNext w:val="0"/>
        <w:keepLines w:val="0"/>
        <w:widowControl w:val="0"/>
        <w:spacing w:before="280" w:line="240" w:lineRule="auto"/>
        <w:ind w:firstLine="0"/>
        <w:rPr>
          <w:ins w:author="Anonymous" w:id="94" w:date="2026-09-24T12:46:48Z"/>
          <w:del w:author="PREMA" w:id="30" w:date="2026-09-24T03:49:43Z"/>
          <w:rFonts w:ascii="Cambria" w:cs="Cambria" w:eastAsia="Cambria" w:hAnsi="Cambria"/>
          <w:b w:val="1"/>
          <w:bCs w:val="1"/>
          <w:color w:val="000000"/>
          <w:sz w:val="24"/>
          <w:szCs w:val="24"/>
          <w:u w:val="single"/>
          <w:rPrChange w:author="Anonymous" w:id="96" w:date="2026-09-24T12:46:48Z">
            <w:rPr>
              <w:rFonts w:ascii="Cambria" w:cs="Cambria" w:eastAsia="Cambria" w:hAnsi="Cambria"/>
            </w:rPr>
          </w:rPrChange>
        </w:rPr>
      </w:pPr>
      <w:ins w:author="Anonymous" w:id="94" w:date="2026-09-24T12:46:48Z">
        <w:del w:author="PREMA" w:id="30" w:date="2026-09-24T03:49:43Z">
          <w:bookmarkStart w:colFirst="0" w:colLast="0" w:name="_km8al7emu01x" w:id="6"/>
          <w:bookmarkEnd w:id="6"/>
          <w:r w:rsidDel="00000000" w:rsidR="00000000" w:rsidRPr="00000000">
            <w:rPr>
              <w:rtl w:val="0"/>
            </w:rPr>
          </w:r>
        </w:del>
      </w:ins>
    </w:p>
    <w:p w:rsidR="00000000" w:rsidDel="00000000" w:rsidP="00000000" w:rsidRDefault="00000000" w:rsidRPr="00000000" w14:paraId="00000541">
      <w:pPr>
        <w:pStyle w:val="Heading3"/>
        <w:keepNext w:val="0"/>
        <w:keepLines w:val="0"/>
        <w:widowControl w:val="0"/>
        <w:spacing w:before="280" w:line="240" w:lineRule="auto"/>
        <w:ind w:firstLine="0"/>
        <w:rPr>
          <w:del w:author="PREMA" w:id="30" w:date="2026-09-24T03:49:43Z"/>
          <w:sz w:val="10"/>
          <w:szCs w:val="10"/>
          <w:rPrChange w:author="PREMA" w:id="49" w:date="2026-09-24T03:49:43Z">
            <w:rPr>
              <w:rFonts w:ascii="Cambria" w:cs="Cambria" w:eastAsia="Cambria" w:hAnsi="Cambria"/>
              <w:b w:val="1"/>
              <w:bCs w:val="1"/>
              <w:color w:val="000000"/>
              <w:sz w:val="24"/>
              <w:szCs w:val="24"/>
            </w:rPr>
          </w:rPrChange>
        </w:rPr>
        <w:pPrChange w:author="M i n n u K u m a r" w:id="0" w:date="2026-09-23T06:22:48Z">
          <w:pPr>
            <w:pStyle w:val="Heading3"/>
            <w:keepNext w:val="0"/>
            <w:keepLines w:val="0"/>
            <w:widowControl w:val="0"/>
            <w:spacing w:before="280" w:line="240" w:lineRule="auto"/>
          </w:pPr>
        </w:pPrChange>
      </w:pPr>
      <w:ins w:author="Abinaya Abinaya" w:id="97" w:date="2026-09-22T15:18:02Z">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w:delText>
          </w:r>
        </w:del>
      </w:ins>
      <w:del w:author="PREMA" w:id="30" w:date="2026-09-24T03:49:43Z">
        <w:bookmarkStart w:colFirst="0" w:colLast="0" w:name="_6mzio2ush1bd" w:id="7"/>
        <w:bookmarkEnd w:id="7"/>
        <w:r w:rsidDel="00000000" w:rsidR="00000000" w:rsidRPr="00000000">
          <w:rPr>
            <w:sz w:val="10"/>
            <w:szCs w:val="10"/>
            <w:rtl w:val="0"/>
            <w:rPrChange w:author="PREMA" w:id="49" w:date="2026-09-24T03:49:43Z">
              <w:rPr>
                <w:rFonts w:ascii="Cambria" w:cs="Cambria" w:eastAsia="Cambria" w:hAnsi="Cambria"/>
                <w:b w:val="1"/>
                <w:bCs w:val="1"/>
                <w:color w:val="000000"/>
                <w:sz w:val="24"/>
                <w:szCs w:val="24"/>
              </w:rPr>
            </w:rPrChange>
          </w:rPr>
          <w:delText xml:space="preserve">Technical Architecture:</w:delText>
        </w:r>
      </w:del>
    </w:p>
    <w:p w:rsidR="00000000" w:rsidDel="00000000" w:rsidP="00000000" w:rsidRDefault="00000000" w:rsidRPr="00000000" w14:paraId="00000542">
      <w:pPr>
        <w:jc w:val="center"/>
        <w:rPr>
          <w:ins w:author="Priya dharshini" w:id="100" w:date="2026-09-23T04:23:29Z"/>
          <w:del w:author="PREMA" w:id="30" w:date="2026-09-24T03:49:43Z"/>
          <w:sz w:val="10"/>
          <w:szCs w:val="10"/>
          <w:rPrChange w:author="PREMA" w:id="49" w:date="2026-09-24T03:49:43Z">
            <w:rPr>
              <w:rFonts w:ascii="Cambria" w:cs="Cambria" w:eastAsia="Cambria" w:hAnsi="Cambria"/>
            </w:rPr>
          </w:rPrChange>
        </w:rPr>
      </w:pPr>
      <w:ins w:author="Santhiya R k" w:id="99" w:date="2026-09-22T06:11:00Z">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color w:val="000000"/>
                  <w:sz w:val="24"/>
                  <w:szCs w:val="24"/>
                </w:rPr>
              </w:rPrChange>
            </w:rPr>
            <w:delText xml:space="preserve">–</w:delText>
          </w:r>
        </w:del>
      </w:ins>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3752850" cy="5619750"/>
              <wp:effectExtent b="0" l="0" r="0" t="0"/>
              <wp:docPr id="28" name="image15.png"/>
              <a:graphic>
                <a:graphicData uri="http://schemas.openxmlformats.org/drawingml/2006/picture">
                  <pic:pic>
                    <pic:nvPicPr>
                      <pic:cNvPr id="0" name="image15.png"/>
                      <pic:cNvPicPr preferRelativeResize="0"/>
                    </pic:nvPicPr>
                    <pic:blipFill>
                      <a:blip r:embed="rId9"/>
                      <a:srcRect b="0" l="15693" r="18531" t="0"/>
                      <a:stretch>
                        <a:fillRect/>
                      </a:stretch>
                    </pic:blipFill>
                    <pic:spPr>
                      <a:xfrm>
                        <a:off x="0" y="0"/>
                        <a:ext cx="3752850" cy="5619750"/>
                      </a:xfrm>
                      <a:prstGeom prst="rect"/>
                      <a:ln/>
                    </pic:spPr>
                  </pic:pic>
                </a:graphicData>
              </a:graphic>
            </wp:inline>
          </w:drawing>
        </w:r>
      </w:del>
      <w:ins w:author="Priya dharshini" w:id="100" w:date="2026-09-23T04:23:29Z">
        <w:del w:author="PREMA" w:id="30" w:date="2026-09-24T03:49:43Z">
          <w:r w:rsidDel="00000000" w:rsidR="00000000" w:rsidRPr="00000000">
            <w:rPr>
              <w:rtl w:val="0"/>
            </w:rPr>
          </w:r>
        </w:del>
      </w:ins>
    </w:p>
    <w:p w:rsidR="00000000" w:rsidDel="00000000" w:rsidP="00000000" w:rsidRDefault="00000000" w:rsidRPr="00000000" w14:paraId="00000543">
      <w:pPr>
        <w:jc w:val="center"/>
        <w:rPr>
          <w:ins w:author="Priya dharshini" w:id="100" w:date="2026-09-23T04:23:29Z"/>
          <w:del w:author="PREMA" w:id="30" w:date="2026-09-24T03:49:43Z"/>
          <w:sz w:val="10"/>
          <w:szCs w:val="10"/>
          <w:rPrChange w:author="PREMA" w:id="49" w:date="2026-09-24T03:49:43Z">
            <w:rPr>
              <w:rFonts w:ascii="Cambria" w:cs="Cambria" w:eastAsia="Cambria" w:hAnsi="Cambria"/>
            </w:rPr>
          </w:rPrChange>
        </w:rPr>
      </w:pPr>
      <w:ins w:author="Priya dharshini" w:id="100" w:date="2026-09-23T04:23:29Z">
        <w:del w:author="PREMA" w:id="30" w:date="2026-09-24T03:49:43Z">
          <w:r w:rsidDel="00000000" w:rsidR="00000000" w:rsidRPr="00000000">
            <w:rPr>
              <w:rtl w:val="0"/>
            </w:rPr>
          </w:r>
        </w:del>
      </w:ins>
    </w:p>
    <w:p w:rsidR="00000000" w:rsidDel="00000000" w:rsidP="00000000" w:rsidRDefault="00000000" w:rsidRPr="00000000" w14:paraId="00000544">
      <w:pPr>
        <w:jc w:val="cente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45">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46">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Pre - requisites:</w:delText>
        </w:r>
      </w:del>
      <w:ins w:author="jaya seelan" w:id="101" w:date="2026-09-22T09:27:04Z">
        <w:del w:author="PREMA" w:id="30" w:date="2026-09-24T03:49:43Z">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Documentation</w:delText>
          </w:r>
          <w:r w:rsidDel="00000000" w:rsidR="00000000" w:rsidRPr="00000000">
            <w:fldChar w:fldCharType="end"/>
          </w:r>
        </w:del>
      </w:ins>
      <w:del w:author="PREMA" w:id="30" w:date="2026-09-24T03:49:43Z">
        <w:r w:rsidDel="00000000" w:rsidR="00000000" w:rsidRPr="00000000">
          <w:rPr>
            <w:rtl w:val="0"/>
          </w:rPr>
        </w:r>
      </w:del>
    </w:p>
    <w:p w:rsidR="00000000" w:rsidDel="00000000" w:rsidP="00000000" w:rsidRDefault="00000000" w:rsidRPr="00000000" w14:paraId="00000547">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FastAPI </w:delText>
        </w:r>
        <w:r w:rsidDel="00000000" w:rsidR="00000000" w:rsidRPr="00000000">
          <w:fldChar w:fldCharType="end"/>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8">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Goo</w:delText>
        </w:r>
        <w:r w:rsidDel="00000000" w:rsidR="00000000" w:rsidRPr="00000000">
          <w:fldChar w:fldCharType="end"/>
        </w:r>
      </w:del>
      <w:ins w:author="ADHAVAN P N" w:id="103" w:date="2026-09-22T04:07:24Z">
        <w:del w:author="PREMA" w:id="30" w:date="2026-09-24T03:49:4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 by </w:delText>
          </w:r>
          <w:r w:rsidDel="00000000" w:rsidR="00000000" w:rsidRPr="00000000">
            <w:fldChar w:fldCharType="end"/>
          </w:r>
        </w:del>
      </w:ins>
      <w:del w:author="PREMA" w:id="30" w:date="2026-09-24T03:49:4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gle Generative AI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9">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W3Schools HTML/CSS/Jinja2 Tutorials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A">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Python Official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B">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Git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C">
      <w:pPr>
        <w:numPr>
          <w:ilvl w:val="0"/>
          <w:numId w:val="15"/>
        </w:numPr>
        <w:ind w:left="720" w:hanging="360"/>
        <w:rPr>
          <w:del w:author="PREMA" w:id="30" w:date="2026-09-24T03:49:43Z"/>
          <w:rFonts w:ascii="Cambria" w:cs="Cambria" w:eastAsia="Cambria" w:hAnsi="Cambria"/>
          <w:rPrChange w:author="MANTRRALAYA" w:id="102" w:date="2026-09-23T06:41:16Z">
            <w:rPr>
              <w:rFonts w:ascii="Cambria" w:cs="Cambria" w:eastAsia="Cambria" w:hAnsi="Cambria"/>
              <w:u w:val="none"/>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SQLAlchemy and SQLite Basics: </w:delText>
        </w:r>
        <w:r w:rsidDel="00000000" w:rsidR="00000000" w:rsidRPr="00000000">
          <w:rPr>
            <w:sz w:val="10"/>
            <w:szCs w:val="10"/>
            <w:rtl w:val="0"/>
            <w:rPrChange w:author="PREMA" w:id="49" w:date="2026-09-24T03:49:43Z">
              <w:rPr>
                <w:rFonts w:ascii="Cambria" w:cs="Cambria" w:eastAsia="Cambria" w:hAnsi="Cambria"/>
                <w:b w:val="1"/>
                <w:bCs w:val="1"/>
                <w:color w:val="1155cc"/>
                <w:u w:val="single"/>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 SQLAlchemy Docs</w:delText>
        </w:r>
        <w:r w:rsidDel="00000000" w:rsidR="00000000" w:rsidRPr="00000000">
          <w:rPr>
            <w:rtl w:val="0"/>
          </w:rPr>
        </w:r>
      </w:del>
    </w:p>
    <w:p w:rsidR="00000000" w:rsidDel="00000000" w:rsidP="00000000" w:rsidRDefault="00000000" w:rsidRPr="00000000" w14:paraId="0000054D">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Virtualenv Guide</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E">
      <w:pPr>
        <w:numPr>
          <w:ilvl w:val="0"/>
          <w:numId w:val="15"/>
        </w:numPr>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color w:val="1155cc"/>
                <w:u w:val="single"/>
              </w:rPr>
            </w:rPrChange>
          </w:rPr>
          <w:delText xml:space="preserve">Uvicorn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4F">
      <w:pPr>
        <w:rPr>
          <w:del w:author="PREMA" w:id="30" w:date="2026-09-24T03:49:43Z"/>
          <w:sz w:val="10"/>
          <w:szCs w:val="10"/>
          <w:rPrChange w:author="PREMA" w:id="49" w:date="2026-09-24T03:49:43Z">
            <w:rPr>
              <w:rFonts w:ascii="Cambria" w:cs="Cambria" w:eastAsia="Cambria" w:hAnsi="Cambria"/>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Project Workflow:</w:delText>
        </w:r>
        <w:r w:rsidDel="00000000" w:rsidR="00000000" w:rsidRPr="00000000">
          <w:rPr>
            <w:rtl w:val="0"/>
          </w:rPr>
        </w:r>
      </w:del>
    </w:p>
    <w:p w:rsidR="00000000" w:rsidDel="00000000" w:rsidP="00000000" w:rsidRDefault="00000000" w:rsidRPr="00000000" w14:paraId="00000550">
      <w:pPr>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Milestone 1.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Model selection and Architecture</w:delText>
        </w:r>
      </w:del>
    </w:p>
    <w:p w:rsidR="00000000" w:rsidDel="00000000" w:rsidP="00000000" w:rsidRDefault="00000000" w:rsidRPr="00000000" w14:paraId="00000551">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1.1. Research and Select the Appropriate Generative AI Model</w:delText>
        </w:r>
      </w:del>
    </w:p>
    <w:p w:rsidR="00000000" w:rsidDel="00000000" w:rsidP="00000000" w:rsidRDefault="00000000" w:rsidRPr="00000000" w14:paraId="00000552">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1.2. Define the architecture of the application</w:delText>
        </w:r>
      </w:del>
    </w:p>
    <w:p w:rsidR="00000000" w:rsidDel="00000000" w:rsidP="00000000" w:rsidRDefault="00000000" w:rsidRPr="00000000" w14:paraId="00000553">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1.3. Set up the development Environment</w:delText>
        </w:r>
      </w:del>
    </w:p>
    <w:p w:rsidR="00000000" w:rsidDel="00000000" w:rsidP="00000000" w:rsidRDefault="00000000" w:rsidRPr="00000000" w14:paraId="00000554">
      <w:pPr>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Milestone 2. Core functionalities Development</w:delText>
        </w:r>
      </w:del>
    </w:p>
    <w:p w:rsidR="00000000" w:rsidDel="00000000" w:rsidP="00000000" w:rsidRDefault="00000000" w:rsidRPr="00000000" w14:paraId="00000555">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2.1. Develop the core functionalities</w:delText>
        </w:r>
      </w:del>
    </w:p>
    <w:p w:rsidR="00000000" w:rsidDel="00000000" w:rsidP="00000000" w:rsidRDefault="00000000" w:rsidRPr="00000000" w14:paraId="00000556">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2.2. Implement the F</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astAPI Backend to Manage Routing and User Input Processing</w:delText>
        </w:r>
      </w:del>
    </w:p>
    <w:p w:rsidR="00000000" w:rsidDel="00000000" w:rsidP="00000000" w:rsidRDefault="00000000" w:rsidRPr="00000000" w14:paraId="00000557">
      <w:pPr>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Milestone 3. route.py Development</w:delText>
        </w:r>
      </w:del>
    </w:p>
    <w:p w:rsidR="00000000" w:rsidDel="00000000" w:rsidP="00000000" w:rsidRDefault="00000000" w:rsidRPr="00000000" w14:paraId="00000558">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3.1. Writing the Main Application Logic in routes.py</w:delText>
        </w:r>
      </w:del>
    </w:p>
    <w:p w:rsidR="00000000" w:rsidDel="00000000" w:rsidP="00000000" w:rsidRDefault="00000000" w:rsidRPr="00000000" w14:paraId="00000559">
      <w:pPr>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Milestone 4. Frontend Development</w:delText>
        </w:r>
      </w:del>
    </w:p>
    <w:p w:rsidR="00000000" w:rsidDel="00000000" w:rsidP="00000000" w:rsidRDefault="00000000" w:rsidRPr="00000000" w14:paraId="0000055A">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4.1. Designing and Developing User Interface</w:delText>
        </w:r>
      </w:del>
    </w:p>
    <w:p w:rsidR="00000000" w:rsidDel="00000000" w:rsidP="00000000" w:rsidRDefault="00000000" w:rsidRPr="00000000" w14:paraId="0000055B">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4.2. Creating Dynamic Templates with FastAPI’s Jinja2 </w:delText>
        </w:r>
      </w:del>
    </w:p>
    <w:p w:rsidR="00000000" w:rsidDel="00000000" w:rsidP="00000000" w:rsidRDefault="00000000" w:rsidRPr="00000000" w14:paraId="0000055C">
      <w:pPr>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Milestone 5. Deployment </w:delText>
        </w:r>
      </w:del>
    </w:p>
    <w:p w:rsidR="00000000" w:rsidDel="00000000" w:rsidP="00000000" w:rsidRDefault="00000000" w:rsidRPr="00000000" w14:paraId="0000055D">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5.1. Preparing the Application fo</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r Local Deployment</w:delText>
        </w:r>
      </w:del>
    </w:p>
    <w:p w:rsidR="00000000" w:rsidDel="00000000" w:rsidP="00000000" w:rsidRDefault="00000000" w:rsidRPr="00000000" w14:paraId="0000055E">
      <w:pPr>
        <w:ind w:left="72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Activity 5.2. Testing and Verifying Local Deployment</w:delText>
        </w:r>
      </w:del>
    </w:p>
    <w:p w:rsidR="00000000" w:rsidDel="00000000" w:rsidP="00000000" w:rsidRDefault="00000000" w:rsidRPr="00000000" w14:paraId="0000055F">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60">
      <w:pPr>
        <w:ind w:left="0" w:firstLine="0"/>
        <w:rPr>
          <w:del w:author="PREMA" w:id="30" w:date="2026-09-24T03:49:43Z"/>
          <w:sz w:val="10"/>
          <w:szCs w:val="10"/>
          <w:rPrChange w:author="PREMA" w:id="49" w:date="2026-09-24T03:49:43Z">
            <w:rPr>
              <w:rFonts w:ascii="Cambria" w:cs="Cambria" w:eastAsia="Cambria" w:hAnsi="Cambria"/>
            </w:rPr>
          </w:rPrChange>
        </w:rPr>
        <w:pPrChange w:author="Vanitha D" w:id="0" w:date="2026-09-23T15:55:39Z">
          <w:pPr/>
        </w:pPrChange>
      </w:pPr>
      <w:del w:author="PREMA" w:id="30" w:date="2026-09-24T03:49:43Z">
        <w:r w:rsidDel="00000000" w:rsidR="00000000" w:rsidRPr="00000000">
          <w:rPr>
            <w:rtl w:val="0"/>
          </w:rPr>
        </w:r>
      </w:del>
    </w:p>
    <w:p w:rsidR="00000000" w:rsidDel="00000000" w:rsidP="00000000" w:rsidRDefault="00000000" w:rsidRPr="00000000" w14:paraId="00000561">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Milestone 1. Model selection and Architecture</w:delText>
        </w:r>
      </w:del>
    </w:p>
    <w:p w:rsidR="00000000" w:rsidDel="00000000" w:rsidP="00000000" w:rsidRDefault="00000000" w:rsidRPr="00000000" w14:paraId="00000562">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In this milestone, we focus on selecting the appropriate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generative AI models from Google’s Gemini family</w:delText>
        </w:r>
        <w:r w:rsidDel="00000000" w:rsidR="00000000" w:rsidRPr="00000000">
          <w:rPr>
            <w:sz w:val="10"/>
            <w:szCs w:val="10"/>
            <w:rtl w:val="0"/>
            <w:rPrChange w:author="PREMA" w:id="49" w:date="2026-09-24T03:49:43Z">
              <w:rPr>
                <w:rFonts w:ascii="Cambria" w:cs="Cambria" w:eastAsia="Cambria" w:hAnsi="Cambria"/>
              </w:rPr>
            </w:rPrChange>
          </w:rPr>
          <w:delText xml:space="preserve"> for the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FitBuddy</w:delText>
        </w:r>
        <w:r w:rsidDel="00000000" w:rsidR="00000000" w:rsidRPr="00000000">
          <w:rPr>
            <w:sz w:val="10"/>
            <w:szCs w:val="10"/>
            <w:rtl w:val="0"/>
            <w:rPrChange w:author="PREMA" w:id="49" w:date="2026-09-24T03:49:43Z">
              <w:rPr>
                <w:rFonts w:ascii="Cambria" w:cs="Cambria" w:eastAsia="Cambria" w:hAnsi="Cambria"/>
              </w:rPr>
            </w:rPrChange>
          </w:rPr>
          <w:delTex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p>
    <w:p w:rsidR="00000000" w:rsidDel="00000000" w:rsidP="00000000" w:rsidRDefault="00000000" w:rsidRPr="00000000" w14:paraId="00000563">
      <w:pPr>
        <w:spacing w:after="240" w:before="240"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1.1: Research and Select the Appropriate Generative AI Model</w:delText>
        </w:r>
      </w:del>
    </w:p>
    <w:p w:rsidR="00000000" w:rsidDel="00000000" w:rsidP="00000000" w:rsidRDefault="00000000" w:rsidRPr="00000000" w14:paraId="00000564">
      <w:pPr>
        <w:pStyle w:val="Heading3"/>
        <w:keepNext w:val="0"/>
        <w:keepLines w:val="0"/>
        <w:spacing w:before="280" w:lineRule="auto"/>
        <w:rPr>
          <w:ins w:author="Tdivya divyat" w:id="105" w:date="2026-09-22T15:39:00Z"/>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Understand the Project Require</w:delText>
        </w:r>
      </w:del>
      <w:ins w:author="Tdivya divyat" w:id="105" w:date="2026-09-22T15:39:00Z">
        <w:del w:author="PREMA" w:id="30" w:date="2026-09-24T03:49:43Z">
          <w:bookmarkStart w:colFirst="0" w:colLast="0" w:name="_lbd537y3sz7b" w:id="8"/>
          <w:bookmarkEnd w:id="8"/>
          <w:r w:rsidDel="00000000" w:rsidR="00000000" w:rsidRPr="00000000">
            <w:rPr>
              <w:rtl w:val="0"/>
            </w:rPr>
          </w:r>
        </w:del>
      </w:ins>
    </w:p>
    <w:p w:rsidR="00000000" w:rsidDel="00000000" w:rsidP="00000000" w:rsidRDefault="00000000" w:rsidRPr="00000000" w14:paraId="00000565">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Change w:author="Tdivya divyat" w:id="0" w:date="2026-09-22T15:39:00Z">
          <w:pPr>
            <w:pStyle w:val="Heading3"/>
            <w:keepNext w:val="0"/>
            <w:keepLines w:val="0"/>
            <w:spacing w:before="280" w:lineRule="auto"/>
          </w:pPr>
        </w:pPrChange>
      </w:pPr>
      <w:del w:author="PREMA" w:id="30" w:date="2026-09-24T03:49:43Z">
        <w:bookmarkStart w:colFirst="0" w:colLast="0" w:name="_lbd537y3sz7b" w:id="8"/>
        <w:bookmarkEnd w:id="8"/>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ments</w:delText>
        </w:r>
        <w:r w:rsidDel="00000000" w:rsidR="00000000" w:rsidRPr="00000000">
          <w:rPr>
            <w:rtl w:val="0"/>
          </w:rPr>
        </w:r>
      </w:del>
    </w:p>
    <w:p w:rsidR="00000000" w:rsidDel="00000000" w:rsidP="00000000" w:rsidRDefault="00000000" w:rsidRPr="00000000" w14:paraId="00000566">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FitBuddy’s AI model needed to:</w:delText>
        </w:r>
      </w:del>
    </w:p>
    <w:p w:rsidR="00000000" w:rsidDel="00000000" w:rsidP="00000000" w:rsidRDefault="00000000" w:rsidRPr="00000000" w14:paraId="00000567">
      <w:pPr>
        <w:numPr>
          <w:ilvl w:val="0"/>
          <w:numId w:val="14"/>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Generate structured 7-day workout plans</w:delText>
        </w:r>
        <w:r w:rsidDel="00000000" w:rsidR="00000000" w:rsidRPr="00000000">
          <w:rPr>
            <w:rtl w:val="0"/>
          </w:rPr>
        </w:r>
      </w:del>
    </w:p>
    <w:p w:rsidR="00000000" w:rsidDel="00000000" w:rsidP="00000000" w:rsidRDefault="00000000" w:rsidRPr="00000000" w14:paraId="00000568">
      <w:pPr>
        <w:numPr>
          <w:ilvl w:val="0"/>
          <w:numId w:val="14"/>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Provide concise and actionable nutrition tips</w:delText>
        </w:r>
      </w:del>
    </w:p>
    <w:p w:rsidR="00000000" w:rsidDel="00000000" w:rsidP="00000000" w:rsidRDefault="00000000" w:rsidRPr="00000000" w14:paraId="00000569">
      <w:pPr>
        <w:numPr>
          <w:ilvl w:val="0"/>
          <w:numId w:val="14"/>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Update workout plans based on user feedback</w:delText>
        </w:r>
      </w:del>
    </w:p>
    <w:p w:rsidR="00000000" w:rsidDel="00000000" w:rsidP="00000000" w:rsidRDefault="00000000" w:rsidRPr="00000000" w14:paraId="0000056A">
      <w:pPr>
        <w:spacing w:after="240" w:before="0" w:beforeAutospacing="0" w:lineRule="auto"/>
        <w:rPr>
          <w:del w:author="PREMA" w:id="30" w:date="2026-09-24T03:49:43Z"/>
          <w:rFonts w:ascii="Arial" w:cs="Arial" w:eastAsia="Arial" w:hAnsi="Arial"/>
          <w:b w:val="0"/>
          <w:bCs w:val="0"/>
          <w:i w:val="0"/>
          <w:iCs w:val="0"/>
          <w:smallCaps w:val="0"/>
          <w:strike w:val="0"/>
          <w:color w:val="000000"/>
          <w:sz w:val="22"/>
          <w:szCs w:val="22"/>
          <w:u w:val="none"/>
          <w:shd w:fill="auto" w:val="clear"/>
          <w:vertAlign w:val="baseline"/>
          <w:rPrChange w:author="Shobikannan Shobikannan" w:id="108" w:date="2026-09-22T15:14:17Z">
            <w:rPr>
              <w:rFonts w:ascii="Cambria" w:cs="Cambria" w:eastAsia="Cambria" w:hAnsi="Cambria"/>
            </w:rPr>
          </w:rPrChange>
        </w:rPr>
        <w:pPrChange w:author="Shobikannan Shobikannan" w:id="0" w:date="2026-09-22T15:14:17Z">
          <w:pPr>
            <w:numPr>
              <w:ilvl w:val="0"/>
              <w:numId w:val="1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Perform well in real-time, web-based interaction</w:delText>
        </w:r>
        <w:r w:rsidDel="00000000" w:rsidR="00000000" w:rsidRPr="00000000">
          <w:rPr>
            <w:rtl w:val="0"/>
          </w:rPr>
        </w:r>
      </w:del>
    </w:p>
    <w:p w:rsidR="00000000" w:rsidDel="00000000" w:rsidP="00000000" w:rsidRDefault="00000000" w:rsidRPr="00000000" w14:paraId="0000056B">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Model Evaluation</w:delText>
        </w:r>
      </w:del>
    </w:p>
    <w:p w:rsidR="00000000" w:rsidDel="00000000" w:rsidP="00000000" w:rsidRDefault="00000000" w:rsidRPr="00000000" w14:paraId="0000056C">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We initially experimented with several Hugging Face models:</w:delText>
        </w:r>
      </w:del>
    </w:p>
    <w:p w:rsidR="00000000" w:rsidDel="00000000" w:rsidP="00000000" w:rsidRDefault="00000000" w:rsidRPr="00000000" w14:paraId="0000056D">
      <w:pPr>
        <w:numPr>
          <w:ilvl w:val="0"/>
          <w:numId w:val="35"/>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T5 &amp; BART – For text generation (workout/nutrition)</w:delText>
        </w:r>
      </w:del>
    </w:p>
    <w:p w:rsidR="00000000" w:rsidDel="00000000" w:rsidP="00000000" w:rsidRDefault="00000000" w:rsidRPr="00000000" w14:paraId="0000056E">
      <w:pPr>
        <w:numPr>
          <w:ilvl w:val="0"/>
          <w:numId w:val="35"/>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DistilBERT – For potential intent classification</w:delText>
        </w:r>
      </w:del>
    </w:p>
    <w:p w:rsidR="00000000" w:rsidDel="00000000" w:rsidP="00000000" w:rsidRDefault="00000000" w:rsidRPr="00000000" w14:paraId="0000056F">
      <w:pPr>
        <w:numPr>
          <w:ilvl w:val="0"/>
          <w:numId w:val="35"/>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Bloom – For general purpose generation</w:delText>
        </w:r>
      </w:del>
    </w:p>
    <w:p w:rsidR="00000000" w:rsidDel="00000000" w:rsidP="00000000" w:rsidRDefault="00000000" w:rsidRPr="00000000" w14:paraId="00000570">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While these models showed promise in basic text generation, they had notable limitations.</w:delText>
        </w:r>
      </w:del>
    </w:p>
    <w:p w:rsidR="00000000" w:rsidDel="00000000" w:rsidP="00000000" w:rsidRDefault="00000000" w:rsidRPr="00000000" w14:paraId="00000571">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These models required:</w:delText>
        </w:r>
      </w:del>
    </w:p>
    <w:p w:rsidR="00000000" w:rsidDel="00000000" w:rsidP="00000000" w:rsidRDefault="00000000" w:rsidRPr="00000000" w14:paraId="00000572">
      <w:pPr>
        <w:numPr>
          <w:ilvl w:val="0"/>
          <w:numId w:val="32"/>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32"/>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Hosting with Hugging Face or local GPU setup</w:delText>
        </w:r>
      </w:del>
    </w:p>
    <w:p w:rsidR="00000000" w:rsidDel="00000000" w:rsidP="00000000" w:rsidRDefault="00000000" w:rsidRPr="00000000" w14:paraId="00000573">
      <w:pPr>
        <w:numPr>
          <w:ilvl w:val="0"/>
          <w:numId w:val="32"/>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32"/>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Fine-tuning or complex prompting to achieve structured plans</w:delText>
        </w:r>
      </w:del>
    </w:p>
    <w:p w:rsidR="00000000" w:rsidDel="00000000" w:rsidP="00000000" w:rsidRDefault="00000000" w:rsidRPr="00000000" w14:paraId="00000574">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Final Model Selection</w:delText>
        </w:r>
      </w:del>
    </w:p>
    <w:p w:rsidR="00000000" w:rsidDel="00000000" w:rsidP="00000000" w:rsidRDefault="00000000" w:rsidRPr="00000000" w14:paraId="00000575">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After comparative testing, we selected Google Gemini models for production:</w:delText>
        </w:r>
      </w:del>
    </w:p>
    <w:p w:rsidR="00000000" w:rsidDel="00000000" w:rsidP="00000000" w:rsidRDefault="00000000" w:rsidRPr="00000000" w14:paraId="00000576">
      <w:pPr>
        <w:numPr>
          <w:ilvl w:val="0"/>
          <w:numId w:val="12"/>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2"/>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p>
    <w:p w:rsidR="00000000" w:rsidDel="00000000" w:rsidP="00000000" w:rsidRDefault="00000000" w:rsidRPr="00000000" w14:paraId="00000577">
      <w:pPr>
        <w:numPr>
          <w:ilvl w:val="0"/>
          <w:numId w:val="12"/>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2"/>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p>
    <w:p w:rsidR="00000000" w:rsidDel="00000000" w:rsidP="00000000" w:rsidRDefault="00000000" w:rsidRPr="00000000" w14:paraId="00000578">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Reasons for Choosing Gemini:</w:delText>
        </w:r>
      </w:del>
    </w:p>
    <w:p w:rsidR="00000000" w:rsidDel="00000000" w:rsidP="00000000" w:rsidRDefault="00000000" w:rsidRPr="00000000" w14:paraId="00000579">
      <w:pPr>
        <w:numPr>
          <w:ilvl w:val="0"/>
          <w:numId w:val="16"/>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API-based, easy to integrate with FastAPI</w:delText>
        </w:r>
      </w:del>
    </w:p>
    <w:p w:rsidR="00000000" w:rsidDel="00000000" w:rsidP="00000000" w:rsidRDefault="00000000" w:rsidRPr="00000000" w14:paraId="0000057A">
      <w:pPr>
        <w:numPr>
          <w:ilvl w:val="0"/>
          <w:numId w:val="16"/>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Naturally understands structured formatting (days, sections)</w:delText>
        </w:r>
      </w:del>
    </w:p>
    <w:p w:rsidR="00000000" w:rsidDel="00000000" w:rsidP="00000000" w:rsidRDefault="00000000" w:rsidRPr="00000000" w14:paraId="0000057B">
      <w:pPr>
        <w:numPr>
          <w:ilvl w:val="0"/>
          <w:numId w:val="16"/>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High accuracy with minimal prompt tuning</w:delText>
        </w:r>
      </w:del>
    </w:p>
    <w:p w:rsidR="00000000" w:rsidDel="00000000" w:rsidP="00000000" w:rsidRDefault="00000000" w:rsidRPr="00000000" w14:paraId="0000057C">
      <w:pPr>
        <w:numPr>
          <w:ilvl w:val="0"/>
          <w:numId w:val="16"/>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Scalable and fast for feedback-based revisions</w:delText>
        </w:r>
      </w:del>
    </w:p>
    <w:p w:rsidR="00000000" w:rsidDel="00000000" w:rsidP="00000000" w:rsidRDefault="00000000" w:rsidRPr="00000000" w14:paraId="0000057D">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7E">
      <w:pPr>
        <w:spacing w:after="240" w:before="240" w:lineRule="auto"/>
        <w:rPr>
          <w:del w:author="PREMA" w:id="30" w:date="2026-09-24T03:49:43Z"/>
          <w:sz w:val="10"/>
          <w:szCs w:val="10"/>
          <w:rPrChange w:author="PREMA" w:id="49" w:date="2026-09-24T03:49:43Z">
            <w:rPr>
              <w:rFonts w:ascii="Cambria" w:cs="Cambria" w:eastAsia="Cambria" w:hAnsi="Cambria"/>
              <w:color w:val="000000"/>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1.2.Define the architecture of the application</w:delText>
        </w:r>
        <w:r w:rsidDel="00000000" w:rsidR="00000000" w:rsidRPr="00000000">
          <w:rPr>
            <w:rtl w:val="0"/>
          </w:rPr>
        </w:r>
      </w:del>
    </w:p>
    <w:p w:rsidR="00000000" w:rsidDel="00000000" w:rsidP="00000000" w:rsidRDefault="00000000" w:rsidRPr="00000000" w14:paraId="0000057F">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nglf1hhz9itk" w:id="9"/>
        <w:bookmarkEnd w:id="9"/>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Architecture Overview: FitBuddy follows a modular FastAPI-based architecture-</w:delText>
        </w:r>
      </w:del>
    </w:p>
    <w:p w:rsidR="00000000" w:rsidDel="00000000" w:rsidP="00000000" w:rsidRDefault="00000000" w:rsidRPr="00000000" w14:paraId="00000580">
      <w:pPr>
        <w:numPr>
          <w:ilvl w:val="0"/>
          <w:numId w:val="8"/>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Frontend: HTML + Jinja2 templates for user input and display</w:delText>
        </w:r>
      </w:del>
    </w:p>
    <w:p w:rsidR="00000000" w:rsidDel="00000000" w:rsidP="00000000" w:rsidRDefault="00000000" w:rsidRPr="00000000" w14:paraId="00000581">
      <w:pPr>
        <w:numPr>
          <w:ilvl w:val="0"/>
          <w:numId w:val="8"/>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Backend: FastAPI for route handling and logic</w:delText>
        </w:r>
      </w:del>
    </w:p>
    <w:p w:rsidR="00000000" w:rsidDel="00000000" w:rsidP="00000000" w:rsidRDefault="00000000" w:rsidRPr="00000000" w14:paraId="00000582">
      <w:pPr>
        <w:numPr>
          <w:ilvl w:val="0"/>
          <w:numId w:val="8"/>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AI Layer: Google Gemini APIs (Pro &amp; Flash)</w:delText>
        </w:r>
      </w:del>
    </w:p>
    <w:p w:rsidR="00000000" w:rsidDel="00000000" w:rsidP="00000000" w:rsidRDefault="00000000" w:rsidRPr="00000000" w14:paraId="00000583">
      <w:pPr>
        <w:numPr>
          <w:ilvl w:val="0"/>
          <w:numId w:val="8"/>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Database: SQLite with SQLAlchemy for persistence</w:delText>
        </w:r>
      </w:del>
    </w:p>
    <w:p w:rsidR="00000000" w:rsidDel="00000000" w:rsidP="00000000" w:rsidRDefault="00000000" w:rsidRPr="00000000" w14:paraId="00000584">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2lprh0jwbfzp" w:id="10"/>
        <w:bookmarkEnd w:id="10"/>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Frontend Responsibilities: Users interact via-</w:delText>
        </w:r>
      </w:del>
    </w:p>
    <w:p w:rsidR="00000000" w:rsidDel="00000000" w:rsidP="00000000" w:rsidRDefault="00000000" w:rsidRPr="00000000" w14:paraId="00000585">
      <w:pPr>
        <w:numPr>
          <w:ilvl w:val="0"/>
          <w:numId w:val="10"/>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49" w:date="2026-09-24T03:49:43Z">
              <w:rPr>
                <w:rFonts w:ascii="Cambria" w:cs="Cambria" w:eastAsia="Cambria" w:hAnsi="Cambria"/>
              </w:rPr>
            </w:rPrChange>
          </w:rPr>
          <w:delText xml:space="preserve"> – Input form</w:delText>
        </w:r>
      </w:del>
    </w:p>
    <w:p w:rsidR="00000000" w:rsidDel="00000000" w:rsidP="00000000" w:rsidRDefault="00000000" w:rsidRPr="00000000" w14:paraId="00000586">
      <w:pPr>
        <w:numPr>
          <w:ilvl w:val="0"/>
          <w:numId w:val="10"/>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49" w:date="2026-09-24T03:49:43Z">
              <w:rPr>
                <w:rFonts w:ascii="Cambria" w:cs="Cambria" w:eastAsia="Cambria" w:hAnsi="Cambria"/>
              </w:rPr>
            </w:rPrChange>
          </w:rPr>
          <w:delText xml:space="preserve"> – Plan, tip, feedback</w:delText>
        </w:r>
      </w:del>
    </w:p>
    <w:p w:rsidR="00000000" w:rsidDel="00000000" w:rsidP="00000000" w:rsidRDefault="00000000" w:rsidRPr="00000000" w14:paraId="00000587">
      <w:pPr>
        <w:numPr>
          <w:ilvl w:val="0"/>
          <w:numId w:val="10"/>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30" w:date="2026-09-24T03:49:43Z">
        <w:r w:rsidDel="00000000" w:rsidR="00000000" w:rsidRPr="00000000">
          <w:rPr>
            <w:sz w:val="10"/>
            <w:szCs w:val="10"/>
            <w:rtl w:val="0"/>
            <w:rPrChange w:author="Kutty Sankari" w:id="109" w:date="2026-09-24T06:35:09Z">
              <w:rPr>
                <w:rFonts w:ascii="Cambria" w:cs="Cambria" w:eastAsia="Cambria" w:hAnsi="Cambria"/>
                <w:color w:val="188038"/>
              </w:rPr>
            </w:rPrChange>
          </w:rPr>
          <w:delText xml:space="preserve">all_users.html</w:delText>
        </w:r>
        <w:r w:rsidDel="00000000" w:rsidR="00000000" w:rsidRPr="00000000">
          <w:rPr>
            <w:sz w:val="10"/>
            <w:szCs w:val="10"/>
            <w:rtl w:val="0"/>
            <w:rPrChange w:author="Kutty Sankari" w:id="109" w:date="2026-09-24T06:35:09Z">
              <w:rPr>
                <w:rFonts w:ascii="Cambria" w:cs="Cambria" w:eastAsia="Cambria" w:hAnsi="Cambria"/>
              </w:rPr>
            </w:rPrChange>
          </w:rPr>
          <w:delText xml:space="preserve"> – Admin panel</w:delText>
        </w:r>
      </w:del>
    </w:p>
    <w:p w:rsidR="00000000" w:rsidDel="00000000" w:rsidP="00000000" w:rsidRDefault="00000000" w:rsidRPr="00000000" w14:paraId="00000588">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5ctkjgrlo2x0" w:id="11"/>
        <w:bookmarkEnd w:id="11"/>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Backend Responsibilities:</w:delText>
        </w:r>
      </w:del>
    </w:p>
    <w:p w:rsidR="00000000" w:rsidDel="00000000" w:rsidP="00000000" w:rsidRDefault="00000000" w:rsidRPr="00000000" w14:paraId="00000589">
      <w:pPr>
        <w:numPr>
          <w:ilvl w:val="0"/>
          <w:numId w:val="29"/>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Receives form data</w:delText>
        </w:r>
      </w:del>
    </w:p>
    <w:p w:rsidR="00000000" w:rsidDel="00000000" w:rsidP="00000000" w:rsidRDefault="00000000" w:rsidRPr="00000000" w14:paraId="0000058A">
      <w:pPr>
        <w:numPr>
          <w:ilvl w:val="0"/>
          <w:numId w:val="29"/>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Calls Gemini models</w:delText>
        </w:r>
      </w:del>
    </w:p>
    <w:p w:rsidR="00000000" w:rsidDel="00000000" w:rsidP="00000000" w:rsidRDefault="00000000" w:rsidRPr="00000000" w14:paraId="0000058B">
      <w:pPr>
        <w:numPr>
          <w:ilvl w:val="0"/>
          <w:numId w:val="29"/>
        </w:numPr>
        <w:spacing w:after="0" w:afterAutospacing="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Stores user info and plans</w:delText>
        </w:r>
      </w:del>
    </w:p>
    <w:p w:rsidR="00000000" w:rsidDel="00000000" w:rsidP="00000000" w:rsidRDefault="00000000" w:rsidRPr="00000000" w14:paraId="0000058C">
      <w:pPr>
        <w:numPr>
          <w:ilvl w:val="0"/>
          <w:numId w:val="29"/>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Renders dynamic templates</w:delText>
        </w:r>
      </w:del>
    </w:p>
    <w:p w:rsidR="00000000" w:rsidDel="00000000" w:rsidP="00000000" w:rsidRDefault="00000000" w:rsidRPr="00000000" w14:paraId="0000058D">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fc3rb4hi67ol" w:id="12"/>
        <w:bookmarkEnd w:id="12"/>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AI Integration Points:</w:delText>
        </w:r>
      </w:del>
    </w:p>
    <w:p w:rsidR="00000000" w:rsidDel="00000000" w:rsidP="00000000" w:rsidRDefault="00000000" w:rsidRPr="00000000" w14:paraId="0000058E">
      <w:pPr>
        <w:numPr>
          <w:ilvl w:val="0"/>
          <w:numId w:val="25"/>
        </w:numPr>
        <w:spacing w:after="0" w:afterAutospacing="0" w:before="24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2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Workout generation &amp; feedback updates → Gemini Pro</w:delText>
        </w:r>
      </w:del>
    </w:p>
    <w:p w:rsidR="00000000" w:rsidDel="00000000" w:rsidP="00000000" w:rsidRDefault="00000000" w:rsidRPr="00000000" w14:paraId="0000058F">
      <w:pPr>
        <w:numPr>
          <w:ilvl w:val="0"/>
          <w:numId w:val="25"/>
        </w:numPr>
        <w:spacing w:after="240" w:before="0" w:beforeAutospacing="0" w:lineRule="auto"/>
        <w:ind w:left="720" w:hanging="360"/>
        <w:rPr>
          <w:del w:author="PREMA" w:id="30" w:date="2026-09-24T03:49:43Z"/>
          <w:rFonts w:ascii="Times New Roman" w:cs="Times New Roman" w:eastAsia="Times New Roman" w:hAnsi="Times New Roman"/>
          <w:b w:val="1"/>
          <w:bCs w:val="1"/>
          <w:rPrChange w:author="MANTRRALAYA" w:id="102" w:date="2026-09-23T06:41:16Z">
            <w:rPr>
              <w:rFonts w:ascii="Cambria" w:cs="Cambria" w:eastAsia="Cambria" w:hAnsi="Cambria"/>
            </w:rPr>
          </w:rPrChange>
        </w:rPr>
        <w:pPrChange w:author="MANTRRALAYA" w:id="0" w:date="2026-09-23T06:41:16Z">
          <w:pPr>
            <w:numPr>
              <w:ilvl w:val="0"/>
              <w:numId w:val="2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Nutrition tips → Gemini Flash</w:delText>
        </w:r>
      </w:del>
    </w:p>
    <w:p w:rsidR="00000000" w:rsidDel="00000000" w:rsidP="00000000" w:rsidRDefault="00000000" w:rsidRPr="00000000" w14:paraId="00000590">
      <w:pPr>
        <w:spacing w:after="240" w:before="240" w:lineRule="auto"/>
        <w:ind w:left="72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91">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w:delText>
        </w:r>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1.3 Set up the development Environment:</w:delText>
        </w:r>
      </w:del>
    </w:p>
    <w:p w:rsidR="00000000" w:rsidDel="00000000" w:rsidP="00000000" w:rsidRDefault="00000000" w:rsidRPr="00000000" w14:paraId="00000592">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Install Python &amp; Pip</w:delText>
        </w:r>
        <w:r w:rsidDel="00000000" w:rsidR="00000000" w:rsidRPr="00000000">
          <w:rPr>
            <w:sz w:val="10"/>
            <w:szCs w:val="10"/>
            <w:rtl w:val="0"/>
            <w:rPrChange w:author="PREMA" w:id="49" w:date="2026-09-24T03:49:43Z">
              <w:rPr>
                <w:rFonts w:ascii="Cambria" w:cs="Cambria" w:eastAsia="Cambria" w:hAnsi="Cambria"/>
              </w:rPr>
            </w:rPrChange>
          </w:rPr>
          <w:delText xml:space="preserve">: Ensure Python  and pip are installed.</w:delText>
        </w:r>
      </w:del>
    </w:p>
    <w:p w:rsidR="00000000" w:rsidDel="00000000" w:rsidP="00000000" w:rsidRDefault="00000000" w:rsidRPr="00000000" w14:paraId="00000593">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Create Virtual Environment</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br w:type="textWrapping"/>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python -m venv fitbuddy-env</w:delText>
          <w:br w:type="textWrapping"/>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fitbuddy-env\Scripts\activate</w:delText>
        </w:r>
        <w:r w:rsidDel="00000000" w:rsidR="00000000" w:rsidRPr="00000000">
          <w:rPr>
            <w:sz w:val="10"/>
            <w:szCs w:val="10"/>
            <w:rtl w:val="0"/>
            <w:rPrChange w:author="PREMA" w:id="49" w:date="2026-09-24T03:49:43Z">
              <w:rPr>
                <w:rFonts w:ascii="Cambria" w:cs="Cambria" w:eastAsia="Cambria" w:hAnsi="Cambria"/>
              </w:rPr>
            </w:rPrChange>
          </w:rPr>
          <w:delText xml:space="preserve"> (Windows)</w:delText>
        </w:r>
      </w:del>
    </w:p>
    <w:p w:rsidR="00000000" w:rsidDel="00000000" w:rsidP="00000000" w:rsidRDefault="00000000" w:rsidRPr="00000000" w14:paraId="00000594">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Install Required Libraries</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br w:type="textWrapping"/>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pip install fastapi uvicorn jinja2 sqlalchemy python-multipart google-generativeai</w:delText>
        </w:r>
        <w:r w:rsidDel="00000000" w:rsidR="00000000" w:rsidRPr="00000000">
          <w:rPr>
            <w:rtl w:val="0"/>
          </w:rPr>
        </w:r>
      </w:del>
    </w:p>
    <w:p w:rsidR="00000000" w:rsidDel="00000000" w:rsidP="00000000" w:rsidRDefault="00000000" w:rsidRPr="00000000" w14:paraId="00000595">
      <w:pPr>
        <w:spacing w:after="240" w:before="240" w:lineRule="auto"/>
        <w:rPr>
          <w:ins w:author="Umar Mohideen" w:id="110" w:date="2026-09-22T14:33:46Z"/>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Run Server</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br w:type="textWrapping"/>
          <w:delText xml:space="preserve"> </w:delText>
        </w:r>
      </w:del>
      <w:ins w:author="Umar Mohideen" w:id="110" w:date="2026-09-22T14:33:46Z">
        <w:del w:author="PREMA" w:id="30" w:date="2026-09-24T03:49:43Z">
          <w:r w:rsidDel="00000000" w:rsidR="00000000" w:rsidRPr="00000000">
            <w:rPr>
              <w:rtl w:val="0"/>
            </w:rPr>
          </w:r>
        </w:del>
      </w:ins>
    </w:p>
    <w:p w:rsidR="00000000" w:rsidDel="00000000" w:rsidP="00000000" w:rsidRDefault="00000000" w:rsidRPr="00000000" w14:paraId="00000596">
      <w:pPr>
        <w:spacing w:after="240" w:before="240" w:lineRule="auto"/>
        <w:rPr>
          <w:ins w:author="Umar Mohideen" w:id="110" w:date="2026-09-22T14:33:46Z"/>
          <w:del w:author="PREMA" w:id="30" w:date="2026-09-24T03:49:43Z"/>
          <w:sz w:val="10"/>
          <w:szCs w:val="10"/>
          <w:rPrChange w:author="PREMA" w:id="49" w:date="2026-09-24T03:49:43Z">
            <w:rPr>
              <w:rFonts w:ascii="Cambria" w:cs="Cambria" w:eastAsia="Cambria" w:hAnsi="Cambria"/>
            </w:rPr>
          </w:rPrChange>
        </w:rPr>
      </w:pPr>
      <w:ins w:author="Umar Mohideen" w:id="110" w:date="2026-09-22T14:33:46Z">
        <w:del w:author="PREMA" w:id="30" w:date="2026-09-24T03:49:43Z">
          <w:r w:rsidDel="00000000" w:rsidR="00000000" w:rsidRPr="00000000">
            <w:rPr>
              <w:rtl w:val="0"/>
            </w:rPr>
          </w:r>
        </w:del>
      </w:ins>
    </w:p>
    <w:p w:rsidR="00000000" w:rsidDel="00000000" w:rsidP="00000000" w:rsidRDefault="00000000" w:rsidRPr="00000000" w14:paraId="00000597">
      <w:pPr>
        <w:spacing w:after="240" w:before="240" w:lineRule="auto"/>
        <w:rPr>
          <w:ins w:author="Umar Mohideen" w:id="110" w:date="2026-09-22T14:33:46Z"/>
          <w:del w:author="PREMA" w:id="30" w:date="2026-09-24T03:49:43Z"/>
          <w:sz w:val="10"/>
          <w:szCs w:val="10"/>
          <w:rPrChange w:author="PREMA" w:id="49" w:date="2026-09-24T03:49:43Z">
            <w:rPr>
              <w:rFonts w:ascii="Cambria" w:cs="Cambria" w:eastAsia="Cambria" w:hAnsi="Cambria"/>
            </w:rPr>
          </w:rPrChange>
        </w:rPr>
      </w:pPr>
      <w:ins w:author="Umar Mohideen" w:id="110" w:date="2026-09-22T14:33:46Z">
        <w:del w:author="PREMA" w:id="30" w:date="2026-09-24T03:49:43Z">
          <w:r w:rsidDel="00000000" w:rsidR="00000000" w:rsidRPr="00000000">
            <w:rPr>
              <w:rtl w:val="0"/>
            </w:rPr>
          </w:r>
        </w:del>
      </w:ins>
    </w:p>
    <w:p w:rsidR="00000000" w:rsidDel="00000000" w:rsidP="00000000" w:rsidRDefault="00000000" w:rsidRPr="00000000" w14:paraId="00000598">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uvicorn app.main:app --reload</w:delText>
          <w:br w:type="textWrapping"/>
        </w:r>
        <w:r w:rsidDel="00000000" w:rsidR="00000000" w:rsidRPr="00000000">
          <w:rPr>
            <w:sz w:val="10"/>
            <w:szCs w:val="10"/>
            <w:rtl w:val="0"/>
            <w:rPrChange w:author="PREMA" w:id="49" w:date="2026-09-24T03:49:43Z">
              <w:rPr>
                <w:rFonts w:ascii="Cambria" w:cs="Cambria" w:eastAsia="Cambria" w:hAnsi="Cambria"/>
              </w:rPr>
            </w:rPrChange>
          </w:rPr>
          <w:delText xml:space="preserve">Visit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http://127.0.0.1:8000</w:delText>
        </w:r>
        <w:r w:rsidDel="00000000" w:rsidR="00000000" w:rsidRPr="00000000">
          <w:rPr>
            <w:sz w:val="10"/>
            <w:szCs w:val="10"/>
            <w:rtl w:val="0"/>
            <w:rPrChange w:author="PREMA" w:id="49" w:date="2026-09-24T03:49:43Z">
              <w:rPr>
                <w:rFonts w:ascii="Cambria" w:cs="Cambria" w:eastAsia="Cambria" w:hAnsi="Cambria"/>
              </w:rPr>
            </w:rPrChange>
          </w:rPr>
          <w:delText xml:space="preserve"> for the app and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/docs</w:delText>
        </w:r>
        <w:r w:rsidDel="00000000" w:rsidR="00000000" w:rsidRPr="00000000">
          <w:rPr>
            <w:sz w:val="10"/>
            <w:szCs w:val="10"/>
            <w:rtl w:val="0"/>
            <w:rPrChange w:author="PREMA" w:id="49" w:date="2026-09-24T03:49:43Z">
              <w:rPr>
                <w:rFonts w:ascii="Cambria" w:cs="Cambria" w:eastAsia="Cambria" w:hAnsi="Cambria"/>
              </w:rPr>
            </w:rPrChange>
          </w:rPr>
          <w:delText xml:space="preserve"> for API testing.</w:delText>
        </w:r>
      </w:del>
    </w:p>
    <w:p w:rsidR="00000000" w:rsidDel="00000000" w:rsidP="00000000" w:rsidRDefault="00000000" w:rsidRPr="00000000" w14:paraId="00000599">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9A">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9B">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9C">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9D">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9E">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9F">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A0">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5A1">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Set Up Project Structure</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br w:type="textWrapping"/>
          <w:delText xml:space="preserve">Create folders: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/app</w:delText>
        </w:r>
        <w:r w:rsidDel="00000000" w:rsidR="00000000" w:rsidRPr="00000000">
          <w:rPr>
            <w:sz w:val="10"/>
            <w:szCs w:val="10"/>
            <w:rtl w:val="0"/>
            <w:rPrChange w:author="PREMA" w:id="49" w:date="2026-09-24T03:49:43Z">
              <w:rPr>
                <w:rFonts w:ascii="Cambria" w:cs="Cambria" w:eastAsia="Cambria" w:hAnsi="Cambria"/>
              </w:rPr>
            </w:rPrChange>
          </w:rPr>
          <w:delText xml:space="preserve"> (Python files),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/templates</w:delText>
        </w:r>
        <w:r w:rsidDel="00000000" w:rsidR="00000000" w:rsidRPr="00000000">
          <w:rPr>
            <w:sz w:val="10"/>
            <w:szCs w:val="10"/>
            <w:rtl w:val="0"/>
            <w:rPrChange w:author="PREMA" w:id="49" w:date="2026-09-24T03:49:43Z">
              <w:rPr>
                <w:rFonts w:ascii="Cambria" w:cs="Cambria" w:eastAsia="Cambria" w:hAnsi="Cambria"/>
              </w:rPr>
            </w:rPrChange>
          </w:rPr>
          <w:delText xml:space="preserve"> (HTML),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/static/images</w:delText>
        </w:r>
        <w:r w:rsidDel="00000000" w:rsidR="00000000" w:rsidRPr="00000000">
          <w:rPr>
            <w:sz w:val="10"/>
            <w:szCs w:val="10"/>
            <w:rtl w:val="0"/>
            <w:rPrChange w:author="PREMA" w:id="49" w:date="2026-09-24T03:49:43Z">
              <w:rPr>
                <w:rFonts w:ascii="Cambria" w:cs="Cambria" w:eastAsia="Cambria" w:hAnsi="Cambria"/>
              </w:rPr>
            </w:rPrChange>
          </w:rPr>
          <w:delText xml:space="preserve"> (assets)</w:delText>
        </w:r>
      </w:del>
    </w:p>
    <w:p w:rsidR="00000000" w:rsidDel="00000000" w:rsidP="00000000" w:rsidRDefault="00000000" w:rsidRPr="00000000" w14:paraId="000005A2">
      <w:pPr>
        <w:spacing w:after="240" w:before="240" w:lineRule="auto"/>
        <w:ind w:left="0" w:firstLine="0"/>
        <w:rPr>
          <w:del w:author="PREMA" w:id="30" w:date="2026-09-24T03:49:43Z"/>
          <w:sz w:val="10"/>
          <w:szCs w:val="10"/>
          <w:rPrChange w:author="PREMA" w:id="49" w:date="2026-09-24T03:49:43Z">
            <w:rPr>
              <w:rFonts w:ascii="Cambria" w:cs="Cambria" w:eastAsia="Cambria" w:hAnsi="Cambria"/>
              <w:sz w:val="24"/>
              <w:szCs w:val="24"/>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4648200"/>
              <wp:effectExtent b="0" l="0" r="0" t="0"/>
              <wp:docPr id="8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4648200"/>
                      </a:xfrm>
                      <a:prstGeom prst="rect"/>
                      <a:ln/>
                    </pic:spPr>
                  </pic:pic>
                </a:graphicData>
              </a:graphic>
            </wp:inline>
          </w:drawing>
        </w:r>
        <w:r w:rsidDel="00000000" w:rsidR="00000000" w:rsidRPr="00000000">
          <w:rPr>
            <w:sz w:val="10"/>
            <w:szCs w:val="10"/>
            <w:rtl w:val="0"/>
            <w:rPrChange w:author="PREMA" w:id="49" w:date="2026-09-24T03:49:43Z">
              <w:rPr>
                <w:rFonts w:ascii="Cambria" w:cs="Cambria" w:eastAsia="Cambria" w:hAnsi="Cambria"/>
              </w:rPr>
            </w:rPrChange>
          </w:rPr>
          <w:br w:type="textWrapping"/>
        </w:r>
        <w:r w:rsidDel="00000000" w:rsidR="00000000" w:rsidRPr="00000000">
          <w:rPr>
            <w:rtl w:val="0"/>
          </w:rPr>
        </w:r>
      </w:del>
    </w:p>
    <w:p w:rsidR="00000000" w:rsidDel="00000000" w:rsidP="00000000" w:rsidRDefault="00000000" w:rsidRPr="00000000" w14:paraId="000005A3">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A4">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A5">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A6">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A7">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A8">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A9">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Milestone 2. Core functionalities Development</w:delText>
        </w:r>
      </w:del>
    </w:p>
    <w:p w:rsidR="00000000" w:rsidDel="00000000" w:rsidP="00000000" w:rsidRDefault="00000000" w:rsidRPr="00000000" w14:paraId="000005AA">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2.1 Develop the core functionalities:</w:delText>
        </w:r>
      </w:del>
    </w:p>
    <w:p w:rsidR="00000000" w:rsidDel="00000000" w:rsidP="00000000" w:rsidRDefault="00000000" w:rsidRPr="00000000" w14:paraId="000005AB">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k4uxfzvn19nz" w:id="13"/>
        <w:bookmarkEnd w:id="13"/>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Workout Plan Generation</w:delText>
        </w:r>
      </w:del>
    </w:p>
    <w:p w:rsidR="00000000" w:rsidDel="00000000" w:rsidP="00000000" w:rsidRDefault="00000000" w:rsidRPr="00000000" w14:paraId="000005AC">
      <w:pPr>
        <w:spacing w:after="240" w:before="240" w:lineRule="auto"/>
        <w:rPr>
          <w:del w:author="PREMA" w:id="30" w:date="2026-09-24T03:49:43Z"/>
          <w:sz w:val="10"/>
          <w:szCs w:val="10"/>
          <w:rPrChange w:author="PREMA" w:id="49" w:date="2026-09-24T03:49:43Z">
            <w:rPr>
              <w:rFonts w:ascii="Cambria" w:cs="Cambria" w:eastAsia="Cambria" w:hAnsi="Cambria"/>
              <w:color w:val="188038"/>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Function: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generate_workout_gemini()</w:delText>
          <w:br w:type="textWrapping"/>
        </w:r>
        <w:r w:rsidDel="00000000" w:rsidR="00000000" w:rsidRPr="00000000">
          <w:rPr>
            <w:sz w:val="10"/>
            <w:szCs w:val="10"/>
            <w:rtl w:val="0"/>
            <w:rPrChange w:author="PREMA" w:id="49" w:date="2026-09-24T03:49:43Z">
              <w:rPr>
                <w:rFonts w:ascii="Cambria" w:cs="Cambria" w:eastAsia="Cambria" w:hAnsi="Cambria"/>
              </w:rPr>
            </w:rPrChange>
          </w:rPr>
          <w:delText xml:space="preserve">File: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gemini_generator.py</w:delText>
        </w:r>
      </w:del>
    </w:p>
    <w:p w:rsidR="00000000" w:rsidDel="00000000" w:rsidP="00000000" w:rsidRDefault="00000000" w:rsidRPr="00000000" w14:paraId="000005AD">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p>
    <w:p w:rsidR="00000000" w:rsidDel="00000000" w:rsidP="00000000" w:rsidRDefault="00000000" w:rsidRPr="00000000" w14:paraId="000005AE">
      <w:pPr>
        <w:numPr>
          <w:ilvl w:val="0"/>
          <w:numId w:val="5"/>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Warm-up (5–10 mins)</w:delText>
        </w:r>
      </w:del>
    </w:p>
    <w:p w:rsidR="00000000" w:rsidDel="00000000" w:rsidP="00000000" w:rsidRDefault="00000000" w:rsidRPr="00000000" w14:paraId="000005AF">
      <w:pPr>
        <w:numPr>
          <w:ilvl w:val="0"/>
          <w:numId w:val="5"/>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Main workout (exercise details, sets, reps)</w:delText>
        </w:r>
      </w:del>
    </w:p>
    <w:p w:rsidR="00000000" w:rsidDel="00000000" w:rsidP="00000000" w:rsidRDefault="00000000" w:rsidRPr="00000000" w14:paraId="000005B0">
      <w:pPr>
        <w:numPr>
          <w:ilvl w:val="0"/>
          <w:numId w:val="5"/>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Cooldown or recovery tip</w:delText>
        </w:r>
      </w:del>
    </w:p>
    <w:p w:rsidR="00000000" w:rsidDel="00000000" w:rsidP="00000000" w:rsidRDefault="00000000" w:rsidRPr="00000000" w14:paraId="000005B1">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 output is returned to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49" w:date="2026-09-24T03:49:43Z">
              <w:rPr>
                <w:rFonts w:ascii="Cambria" w:cs="Cambria" w:eastAsia="Cambria" w:hAnsi="Cambria"/>
              </w:rPr>
            </w:rPrChange>
          </w:rPr>
          <w:delText xml:space="preserve"> and rendered on the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49" w:date="2026-09-24T03:49:43Z">
              <w:rPr>
                <w:rFonts w:ascii="Cambria" w:cs="Cambria" w:eastAsia="Cambria" w:hAnsi="Cambria"/>
              </w:rPr>
            </w:rPrChange>
          </w:rPr>
          <w:delText xml:space="preserve"> page using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&lt;pre&gt;</w:delText>
        </w:r>
        <w:r w:rsidDel="00000000" w:rsidR="00000000" w:rsidRPr="00000000">
          <w:rPr>
            <w:sz w:val="10"/>
            <w:szCs w:val="10"/>
            <w:rtl w:val="0"/>
            <w:rPrChange w:author="PREMA" w:id="49" w:date="2026-09-24T03:49:43Z">
              <w:rPr>
                <w:rFonts w:ascii="Cambria" w:cs="Cambria" w:eastAsia="Cambria" w:hAnsi="Cambria"/>
              </w:rPr>
            </w:rPrChange>
          </w:rPr>
          <w:delText xml:space="preserve"> blocks for formatting.</w:delText>
        </w:r>
      </w:del>
    </w:p>
    <w:p w:rsidR="00000000" w:rsidDel="00000000" w:rsidP="00000000" w:rsidRDefault="00000000" w:rsidRPr="00000000" w14:paraId="000005B2">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2362200"/>
              <wp:effectExtent b="0" l="0" r="0" t="0"/>
              <wp:docPr id="47"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943600" cy="2362200"/>
                      </a:xfrm>
                      <a:prstGeom prst="rect"/>
                      <a:ln/>
                    </pic:spPr>
                  </pic:pic>
                </a:graphicData>
              </a:graphic>
            </wp:inline>
          </w:drawing>
        </w:r>
        <w:r w:rsidDel="00000000" w:rsidR="00000000" w:rsidRPr="00000000">
          <w:rPr>
            <w:rtl w:val="0"/>
          </w:rPr>
        </w:r>
      </w:del>
    </w:p>
    <w:p w:rsidR="00000000" w:rsidDel="00000000" w:rsidP="00000000" w:rsidRDefault="00000000" w:rsidRPr="00000000" w14:paraId="000005B3">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ezwx1pf7w9b0" w:id="14"/>
        <w:bookmarkEnd w:id="14"/>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Nutrition Tip Generation</w:delText>
        </w:r>
      </w:del>
    </w:p>
    <w:p w:rsidR="00000000" w:rsidDel="00000000" w:rsidP="00000000" w:rsidRDefault="00000000" w:rsidRPr="00000000" w14:paraId="000005B4">
      <w:pPr>
        <w:spacing w:after="240" w:before="240" w:lineRule="auto"/>
        <w:rPr>
          <w:del w:author="PREMA" w:id="30" w:date="2026-09-24T03:49:43Z"/>
          <w:sz w:val="10"/>
          <w:szCs w:val="10"/>
          <w:rPrChange w:author="PREMA" w:id="49" w:date="2026-09-24T03:49:43Z">
            <w:rPr>
              <w:rFonts w:ascii="Cambria" w:cs="Cambria" w:eastAsia="Cambria" w:hAnsi="Cambria"/>
              <w:color w:val="188038"/>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Function: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generate_nutrition_tip_with_flash()</w:delText>
          <w:br w:type="textWrapping"/>
        </w:r>
        <w:r w:rsidDel="00000000" w:rsidR="00000000" w:rsidRPr="00000000">
          <w:rPr>
            <w:sz w:val="10"/>
            <w:szCs w:val="10"/>
            <w:rtl w:val="0"/>
            <w:rPrChange w:author="PREMA" w:id="49" w:date="2026-09-24T03:49:43Z">
              <w:rPr>
                <w:rFonts w:ascii="Cambria" w:cs="Cambria" w:eastAsia="Cambria" w:hAnsi="Cambria"/>
              </w:rPr>
            </w:rPrChange>
          </w:rPr>
          <w:delText xml:space="preserve">File: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gemini_flash_generator.py</w:delText>
        </w:r>
      </w:del>
    </w:p>
    <w:p w:rsidR="00000000" w:rsidDel="00000000" w:rsidP="00000000" w:rsidRDefault="00000000" w:rsidRPr="00000000" w14:paraId="000005B5">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5B6">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3890963" cy="2270414"/>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p>
    <w:p w:rsidR="00000000" w:rsidDel="00000000" w:rsidP="00000000" w:rsidRDefault="00000000" w:rsidRPr="00000000" w14:paraId="000005B7">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xf9f9d7tm21" w:id="15"/>
        <w:bookmarkEnd w:id="15"/>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Feedback-Based Plan Updating</w:delText>
        </w:r>
      </w:del>
    </w:p>
    <w:p w:rsidR="00000000" w:rsidDel="00000000" w:rsidP="00000000" w:rsidRDefault="00000000" w:rsidRPr="00000000" w14:paraId="000005B8">
      <w:pPr>
        <w:spacing w:after="240" w:before="240" w:lineRule="auto"/>
        <w:rPr>
          <w:del w:author="PREMA" w:id="30" w:date="2026-09-24T03:49:43Z"/>
          <w:sz w:val="10"/>
          <w:szCs w:val="10"/>
          <w:rPrChange w:author="PREMA" w:id="49" w:date="2026-09-24T03:49:43Z">
            <w:rPr>
              <w:rFonts w:ascii="Cambria" w:cs="Cambria" w:eastAsia="Cambria" w:hAnsi="Cambria"/>
              <w:color w:val="188038"/>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Function: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update_workout_plan()</w:delText>
          <w:br w:type="textWrapping"/>
        </w:r>
        <w:r w:rsidDel="00000000" w:rsidR="00000000" w:rsidRPr="00000000">
          <w:rPr>
            <w:sz w:val="10"/>
            <w:szCs w:val="10"/>
            <w:rtl w:val="0"/>
            <w:rPrChange w:author="PREMA" w:id="49" w:date="2026-09-24T03:49:43Z">
              <w:rPr>
                <w:rFonts w:ascii="Cambria" w:cs="Cambria" w:eastAsia="Cambria" w:hAnsi="Cambria"/>
              </w:rPr>
            </w:rPrChange>
          </w:rPr>
          <w:delText xml:space="preserve">File: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updated_plan.py</w:delText>
        </w:r>
      </w:del>
    </w:p>
    <w:p w:rsidR="00000000" w:rsidDel="00000000" w:rsidP="00000000" w:rsidRDefault="00000000" w:rsidRPr="00000000" w14:paraId="000005B9">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p>
    <w:p w:rsidR="00000000" w:rsidDel="00000000" w:rsidP="00000000" w:rsidRDefault="00000000" w:rsidRPr="00000000" w14:paraId="000005BA">
      <w:pPr>
        <w:spacing w:after="240" w:before="240" w:lineRule="auto"/>
        <w:rPr>
          <w:del w:author="PREMA" w:id="30" w:date="2026-09-24T03:49:43Z"/>
          <w:sz w:val="10"/>
          <w:szCs w:val="10"/>
          <w:rPrChange w:author="PREMA" w:id="49" w:date="2026-09-24T03:49:43Z">
            <w:rPr>
              <w:rFonts w:ascii="Cambria" w:cs="Cambria" w:eastAsia="Cambria" w:hAnsi="Cambria"/>
            </w:rPr>
          </w:rPrChange>
        </w:rPr>
      </w:pPr>
      <w:ins w:author="Joshwin" w:id="112" w:date="2026-09-23T05:38:21Z">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Ii</w:delText>
          </w:r>
        </w:del>
      </w:ins>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2311400"/>
              <wp:effectExtent b="0" l="0" r="0" t="0"/>
              <wp:docPr id="6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BB">
      <w:pPr>
        <w:spacing w:after="240" w:before="240" w:lineRule="auto"/>
        <w:rPr>
          <w:del w:author="PREMA" w:id="30" w:date="2026-09-24T03:49:43Z"/>
          <w:sz w:val="10"/>
          <w:szCs w:val="10"/>
          <w:rPrChange w:author="PREMA" w:id="49" w:date="2026-09-24T03:49:43Z">
            <w:rPr>
              <w:rFonts w:ascii="Cambria" w:cs="Cambria" w:eastAsia="Cambria" w:hAnsi="Cambria"/>
              <w:b w:val="1"/>
              <w:bCs w:val="1"/>
              <w:color w:val="000000"/>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color w:val="000000"/>
              </w:rPr>
            </w:rPrChange>
          </w:rPr>
          <w:delText xml:space="preserve">User &amp; Plan Storage</w:delText>
        </w:r>
      </w:del>
    </w:p>
    <w:p w:rsidR="00000000" w:rsidDel="00000000" w:rsidP="00000000" w:rsidRDefault="00000000" w:rsidRPr="00000000" w14:paraId="000005BC">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Functions:</w:delText>
        </w:r>
      </w:del>
    </w:p>
    <w:p w:rsidR="00000000" w:rsidDel="00000000" w:rsidP="00000000" w:rsidRDefault="00000000" w:rsidRPr="00000000" w14:paraId="000005BD">
      <w:pPr>
        <w:numPr>
          <w:ilvl w:val="0"/>
          <w:numId w:val="30"/>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30"/>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save_user()</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save_plan()</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update_plan()</w:delText>
        </w:r>
      </w:del>
    </w:p>
    <w:p w:rsidR="00000000" w:rsidDel="00000000" w:rsidP="00000000" w:rsidRDefault="00000000" w:rsidRPr="00000000" w14:paraId="000005BE">
      <w:pPr>
        <w:numPr>
          <w:ilvl w:val="0"/>
          <w:numId w:val="30"/>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30"/>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get_original_plan()</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get_user()</w:delText>
        </w:r>
      </w:del>
    </w:p>
    <w:p w:rsidR="00000000" w:rsidDel="00000000" w:rsidP="00000000" w:rsidRDefault="00000000" w:rsidRPr="00000000" w14:paraId="000005BF">
      <w:pPr>
        <w:spacing w:after="240" w:before="240" w:lineRule="auto"/>
        <w:rPr>
          <w:del w:author="PREMA" w:id="30" w:date="2026-09-24T03:49:43Z"/>
          <w:sz w:val="10"/>
          <w:szCs w:val="10"/>
          <w:rPrChange w:author="PREMA" w:id="49" w:date="2026-09-24T03:49:43Z">
            <w:rPr>
              <w:rFonts w:ascii="Cambria" w:cs="Cambria" w:eastAsia="Cambria" w:hAnsi="Cambria"/>
              <w:color w:val="188038"/>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File: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database.py</w:delText>
        </w:r>
      </w:del>
    </w:p>
    <w:p w:rsidR="00000000" w:rsidDel="00000000" w:rsidP="00000000" w:rsidRDefault="00000000" w:rsidRPr="00000000" w14:paraId="000005C0">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p>
    <w:p w:rsidR="00000000" w:rsidDel="00000000" w:rsidP="00000000" w:rsidRDefault="00000000" w:rsidRPr="00000000" w14:paraId="000005C1">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40386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038600"/>
                      </a:xfrm>
                      <a:prstGeom prst="rect"/>
                      <a:ln/>
                    </pic:spPr>
                  </pic:pic>
                </a:graphicData>
              </a:graphic>
            </wp:inline>
          </w:drawing>
        </w:r>
        <w:r w:rsidDel="00000000" w:rsidR="00000000" w:rsidRPr="00000000">
          <w:rPr>
            <w:rtl w:val="0"/>
          </w:rPr>
        </w:r>
      </w:del>
    </w:p>
    <w:p w:rsidR="00000000" w:rsidDel="00000000" w:rsidP="00000000" w:rsidRDefault="00000000" w:rsidRPr="00000000" w14:paraId="000005C2">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4262438" cy="1712502"/>
              <wp:effectExtent b="0" l="0" r="0" t="0"/>
              <wp:docPr id="3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p>
    <w:p w:rsidR="00000000" w:rsidDel="00000000" w:rsidP="00000000" w:rsidRDefault="00000000" w:rsidRPr="00000000" w14:paraId="000005C3">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4526770" cy="1636987"/>
              <wp:effectExtent b="0" l="0" r="0" t="0"/>
              <wp:docPr id="9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p>
    <w:p w:rsidR="00000000" w:rsidDel="00000000" w:rsidP="00000000" w:rsidRDefault="00000000" w:rsidRPr="00000000" w14:paraId="000005C4">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1041400"/>
              <wp:effectExtent b="0" l="0" r="0" t="0"/>
              <wp:docPr id="5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C5">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736600"/>
              <wp:effectExtent b="0" l="0" r="0" t="0"/>
              <wp:docPr id="9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736600"/>
                      </a:xfrm>
                      <a:prstGeom prst="rect"/>
                      <a:ln/>
                    </pic:spPr>
                  </pic:pic>
                </a:graphicData>
              </a:graphic>
            </wp:inline>
          </w:drawing>
        </w:r>
        <w:r w:rsidDel="00000000" w:rsidR="00000000" w:rsidRPr="00000000">
          <w:rPr>
            <w:rtl w:val="0"/>
          </w:rPr>
        </w:r>
      </w:del>
      <w:ins w:author="Rajesh Rajesh" w:id="113" w:date="2026-09-24T15:22:40Z">
        <w:del w:author="PREMA" w:id="30"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736600"/>
                <wp:effectExtent b="0" l="0" r="0" t="0"/>
                <wp:wrapNone/>
                <wp:docPr id="3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736600"/>
                        </a:xfrm>
                        <a:prstGeom prst="rect"/>
                        <a:ln/>
                      </pic:spPr>
                    </pic:pic>
                  </a:graphicData>
                </a:graphic>
              </wp:anchor>
            </w:drawing>
          </w:r>
        </w:del>
      </w:ins>
      <w:del w:author="PREMA" w:id="30" w:date="2026-09-24T03:49:43Z"/>
      <w:ins w:author="Rajesh Rajesh" w:id="114" w:date="2026-09-24T15:22:48Z">
        <w:del w:author="PREMA" w:id="30"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694764</wp:posOffset>
                </wp:positionH>
                <wp:positionV relativeFrom="paragraph">
                  <wp:posOffset>979328</wp:posOffset>
                </wp:positionV>
                <wp:extent cx="5943600" cy="736600"/>
                <wp:effectExtent b="0" l="0" r="0" t="0"/>
                <wp:wrapNone/>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736600"/>
                        </a:xfrm>
                        <a:prstGeom prst="rect"/>
                        <a:ln/>
                      </pic:spPr>
                    </pic:pic>
                  </a:graphicData>
                </a:graphic>
              </wp:anchor>
            </w:drawing>
          </w:r>
        </w:del>
      </w:ins>
      <w:del w:author="PREMA" w:id="30" w:date="2026-09-24T03:49:43Z"/>
    </w:p>
    <w:p w:rsidR="00000000" w:rsidDel="00000000" w:rsidP="00000000" w:rsidRDefault="00000000" w:rsidRPr="00000000" w14:paraId="000005C6">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7s5n6z2ozwy0" w:id="16"/>
        <w:bookmarkEnd w:id="16"/>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Admin View of All Users</w:delText>
        </w:r>
      </w:del>
    </w:p>
    <w:p w:rsidR="00000000" w:rsidDel="00000000" w:rsidP="00000000" w:rsidRDefault="00000000" w:rsidRPr="00000000" w14:paraId="000005C7">
      <w:pPr>
        <w:spacing w:after="240" w:before="240" w:lineRule="auto"/>
        <w:rPr>
          <w:del w:author="PREMA" w:id="30" w:date="2026-09-24T03:49:43Z"/>
          <w:sz w:val="10"/>
          <w:szCs w:val="10"/>
          <w:rPrChange w:author="PREMA" w:id="49" w:date="2026-09-24T03:49:43Z">
            <w:rPr>
              <w:rFonts w:ascii="Cambria" w:cs="Cambria" w:eastAsia="Cambria" w:hAnsi="Cambria"/>
              <w:color w:val="188038"/>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Route: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/view-all-users</w:delText>
          <w:br w:type="textWrapping"/>
        </w:r>
        <w:r w:rsidDel="00000000" w:rsidR="00000000" w:rsidRPr="00000000">
          <w:rPr>
            <w:sz w:val="10"/>
            <w:szCs w:val="10"/>
            <w:rtl w:val="0"/>
            <w:rPrChange w:author="PREMA" w:id="49" w:date="2026-09-24T03:49:43Z">
              <w:rPr>
                <w:rFonts w:ascii="Cambria" w:cs="Cambria" w:eastAsia="Cambria" w:hAnsi="Cambria"/>
              </w:rPr>
            </w:rPrChange>
          </w:rPr>
          <w:delText xml:space="preserve">Template: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all_users.html</w:delText>
        </w:r>
      </w:del>
    </w:p>
    <w:p w:rsidR="00000000" w:rsidDel="00000000" w:rsidP="00000000" w:rsidRDefault="00000000" w:rsidRPr="00000000" w14:paraId="000005C8">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Displays a list of all users and their respective plans. Rendered with Jinja2 using a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 for user in users %}</w:delText>
        </w:r>
        <w:r w:rsidDel="00000000" w:rsidR="00000000" w:rsidRPr="00000000">
          <w:rPr>
            <w:sz w:val="10"/>
            <w:szCs w:val="10"/>
            <w:rtl w:val="0"/>
            <w:rPrChange w:author="PREMA" w:id="49" w:date="2026-09-24T03:49:43Z">
              <w:rPr>
                <w:rFonts w:ascii="Cambria" w:cs="Cambria" w:eastAsia="Cambria" w:hAnsi="Cambria"/>
              </w:rPr>
            </w:rPrChange>
          </w:rPr>
          <w:delText xml:space="preserve"> loop, it allows administrators to see original and updated plans clearly in a structured table format.</w:delText>
        </w:r>
      </w:del>
      <w:ins w:author="Rajesh Rajesh" w:id="115" w:date="2026-09-24T15:22:32Z">
        <w:del w:author="PREMA" w:id="30"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255422</wp:posOffset>
                </wp:positionV>
                <wp:extent cx="4738614" cy="2779987"/>
                <wp:effectExtent b="25400" l="25400" r="25400" t="25400"/>
                <wp:wrapNone/>
                <wp:docPr id="72"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738614" cy="2779987"/>
                        </a:xfrm>
                        <a:prstGeom prst="rect"/>
                        <a:ln w="25400">
                          <a:solidFill>
                            <a:srgbClr val="FFFFFF"/>
                          </a:solidFill>
                          <a:prstDash val="solid"/>
                        </a:ln>
                      </pic:spPr>
                    </pic:pic>
                  </a:graphicData>
                </a:graphic>
              </wp:anchor>
            </w:drawing>
          </w:r>
        </w:del>
      </w:ins>
      <w:del w:author="PREMA" w:id="30" w:date="2026-09-24T03:49:43Z"/>
    </w:p>
    <w:p w:rsidR="00000000" w:rsidDel="00000000" w:rsidP="00000000" w:rsidRDefault="00000000" w:rsidRPr="00000000" w14:paraId="000005C9">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4738614" cy="2779987"/>
              <wp:effectExtent b="0" l="0" r="0" t="0"/>
              <wp:docPr id="7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p>
    <w:p w:rsidR="00000000" w:rsidDel="00000000" w:rsidP="00000000" w:rsidRDefault="00000000" w:rsidRPr="00000000" w14:paraId="000005CA">
      <w:pPr>
        <w:spacing w:after="240" w:before="240"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2.2: Implement the FastAPI Backend to Manage Routing and User Input Processing</w:delText>
        </w:r>
      </w:del>
    </w:p>
    <w:p w:rsidR="00000000" w:rsidDel="00000000" w:rsidP="00000000" w:rsidRDefault="00000000" w:rsidRPr="00000000" w14:paraId="000005CB">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agyq49x9741v" w:id="17"/>
        <w:bookmarkEnd w:id="17"/>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Define Routes in FastAPI</w:delText>
        </w:r>
      </w:del>
    </w:p>
    <w:p w:rsidR="00000000" w:rsidDel="00000000" w:rsidP="00000000" w:rsidRDefault="00000000" w:rsidRPr="00000000" w14:paraId="000005CC">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 routing logic is handled in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49" w:date="2026-09-24T03:49:43Z">
              <w:rPr>
                <w:rFonts w:ascii="Cambria" w:cs="Cambria" w:eastAsia="Cambria" w:hAnsi="Cambria"/>
              </w:rPr>
            </w:rPrChange>
          </w:rPr>
          <w:delText xml:space="preserve">. Each route is linked to the corresponding function developed in Activity 2.1.</w:delText>
        </w:r>
      </w:del>
    </w:p>
    <w:p w:rsidR="00000000" w:rsidDel="00000000" w:rsidP="00000000" w:rsidRDefault="00000000" w:rsidRPr="00000000" w14:paraId="000005CD">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4meq94mh0ahm" w:id="18"/>
        <w:bookmarkEnd w:id="18"/>
        <w:r w:rsidDel="00000000" w:rsidR="00000000" w:rsidRPr="00000000">
          <w:rPr>
            <w:sz w:val="10"/>
            <w:szCs w:val="10"/>
            <w:rtl w:val="0"/>
            <w:rPrChange w:author="PREMA" w:id="49" w:date="2026-09-24T03:49:43Z">
              <w:rPr>
                <w:rFonts w:ascii="Cambria" w:cs="Cambria" w:eastAsia="Cambria" w:hAnsi="Cambria"/>
                <w:b w:val="1"/>
                <w:bCs w:val="1"/>
                <w:color w:val="000000"/>
                <w:sz w:val="26"/>
                <w:szCs w:val="26"/>
              </w:rPr>
            </w:rPrChange>
          </w:rPr>
          <w:delText xml:space="preserve"> </w:delText>
        </w:r>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Process User Input</w:delText>
        </w:r>
      </w:del>
    </w:p>
    <w:p w:rsidR="00000000" w:rsidDel="00000000" w:rsidP="00000000" w:rsidRDefault="00000000" w:rsidRPr="00000000" w14:paraId="000005CE">
      <w:pPr>
        <w:numPr>
          <w:ilvl w:val="0"/>
          <w:numId w:val="24"/>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HTML Form: Created in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index.html</w:delText>
        </w:r>
      </w:del>
    </w:p>
    <w:p w:rsidR="00000000" w:rsidDel="00000000" w:rsidP="00000000" w:rsidRDefault="00000000" w:rsidRPr="00000000" w14:paraId="000005CF">
      <w:pPr>
        <w:numPr>
          <w:ilvl w:val="0"/>
          <w:numId w:val="24"/>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Users enter: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username</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user_id</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age</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weight</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goal</w:delText>
        </w:r>
        <w:r w:rsidDel="00000000" w:rsidR="00000000" w:rsidRPr="00000000">
          <w:rPr>
            <w:sz w:val="10"/>
            <w:szCs w:val="10"/>
            <w:rtl w:val="0"/>
            <w:rPrChange w:author="PREMA" w:id="49" w:date="2026-09-24T03:49:43Z">
              <w:rPr>
                <w:rFonts w:ascii="Cambria" w:cs="Cambria" w:eastAsia="Cambria" w:hAnsi="Cambria"/>
              </w:rPr>
            </w:rPrChange>
          </w:rPr>
          <w:delText xml:space="preserve">, and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intensity</w:delText>
        </w:r>
      </w:del>
    </w:p>
    <w:p w:rsidR="00000000" w:rsidDel="00000000" w:rsidP="00000000" w:rsidRDefault="00000000" w:rsidRPr="00000000" w14:paraId="000005D0">
      <w:pPr>
        <w:numPr>
          <w:ilvl w:val="0"/>
          <w:numId w:val="24"/>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FastAPI captures inputs using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Form(...)</w:delText>
        </w:r>
        <w:r w:rsidDel="00000000" w:rsidR="00000000" w:rsidRPr="00000000">
          <w:rPr>
            <w:sz w:val="10"/>
            <w:szCs w:val="10"/>
            <w:rtl w:val="0"/>
            <w:rPrChange w:author="PREMA" w:id="49" w:date="2026-09-24T03:49:43Z">
              <w:rPr>
                <w:rFonts w:ascii="Cambria" w:cs="Cambria" w:eastAsia="Cambria" w:hAnsi="Cambria"/>
              </w:rPr>
            </w:rPrChange>
          </w:rPr>
          <w:delText xml:space="preserve"> parameters</w:delText>
        </w:r>
      </w:del>
    </w:p>
    <w:p w:rsidR="00000000" w:rsidDel="00000000" w:rsidP="00000000" w:rsidRDefault="00000000" w:rsidRPr="00000000" w14:paraId="000005D1">
      <w:pPr>
        <w:numPr>
          <w:ilvl w:val="0"/>
          <w:numId w:val="24"/>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Pydantic schemas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UserInput</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FeedbackRequest</w:delText>
        </w:r>
        <w:r w:rsidDel="00000000" w:rsidR="00000000" w:rsidRPr="00000000">
          <w:rPr>
            <w:sz w:val="10"/>
            <w:szCs w:val="10"/>
            <w:rtl w:val="0"/>
            <w:rPrChange w:author="PREMA" w:id="49" w:date="2026-09-24T03:49:43Z">
              <w:rPr>
                <w:rFonts w:ascii="Cambria" w:cs="Cambria" w:eastAsia="Cambria" w:hAnsi="Cambria"/>
              </w:rPr>
            </w:rPrChange>
          </w:rPr>
          <w:delText xml:space="preserve">) are used to validate structure</w:delText>
        </w:r>
      </w:del>
    </w:p>
    <w:p w:rsidR="00000000" w:rsidDel="00000000" w:rsidP="00000000" w:rsidRDefault="00000000" w:rsidRPr="00000000" w14:paraId="000005D2">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559g6vgtraex" w:id="19"/>
        <w:bookmarkEnd w:id="19"/>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Integrate Gemini API Calls</w:delText>
        </w:r>
      </w:del>
    </w:p>
    <w:p w:rsidR="00000000" w:rsidDel="00000000" w:rsidP="00000000" w:rsidRDefault="00000000" w:rsidRPr="00000000" w14:paraId="000005D3">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Each route handler connects directly to the respective Gemini-powered function:</w:delText>
        </w:r>
      </w:del>
    </w:p>
    <w:p w:rsidR="00000000" w:rsidDel="00000000" w:rsidP="00000000" w:rsidRDefault="00000000" w:rsidRPr="00000000" w14:paraId="000005D4">
      <w:pPr>
        <w:numPr>
          <w:ilvl w:val="0"/>
          <w:numId w:val="22"/>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/generate-workout</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del>
    </w:p>
    <w:p w:rsidR="00000000" w:rsidDel="00000000" w:rsidP="00000000" w:rsidRDefault="00000000" w:rsidRPr="00000000" w14:paraId="000005D5">
      <w:pPr>
        <w:numPr>
          <w:ilvl w:val="1"/>
          <w:numId w:val="22"/>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49" w:date="2026-09-24T03:49:43Z">
              <w:rPr>
                <w:rFonts w:ascii="Cambria" w:cs="Cambria" w:eastAsia="Cambria" w:hAnsi="Cambria"/>
              </w:rPr>
            </w:rPrChange>
          </w:rPr>
          <w:delText xml:space="preserve"> for workout plan</w:delText>
        </w:r>
      </w:del>
    </w:p>
    <w:p w:rsidR="00000000" w:rsidDel="00000000" w:rsidP="00000000" w:rsidRDefault="00000000" w:rsidRPr="00000000" w14:paraId="000005D6">
      <w:pPr>
        <w:numPr>
          <w:ilvl w:val="1"/>
          <w:numId w:val="22"/>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49" w:date="2026-09-24T03:49:43Z">
              <w:rPr>
                <w:rFonts w:ascii="Cambria" w:cs="Cambria" w:eastAsia="Cambria" w:hAnsi="Cambria"/>
              </w:rPr>
            </w:rPrChange>
          </w:rPr>
          <w:delText xml:space="preserve"> for tip</w:delText>
        </w:r>
      </w:del>
    </w:p>
    <w:p w:rsidR="00000000" w:rsidDel="00000000" w:rsidP="00000000" w:rsidRDefault="00000000" w:rsidRPr="00000000" w14:paraId="000005D7">
      <w:pPr>
        <w:numPr>
          <w:ilvl w:val="0"/>
          <w:numId w:val="22"/>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/submit-feedback</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del>
    </w:p>
    <w:p w:rsidR="00000000" w:rsidDel="00000000" w:rsidP="00000000" w:rsidRDefault="00000000" w:rsidRPr="00000000" w14:paraId="000005D8">
      <w:pPr>
        <w:numPr>
          <w:ilvl w:val="1"/>
          <w:numId w:val="22"/>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Retrieves plan</w:delText>
        </w:r>
      </w:del>
    </w:p>
    <w:p w:rsidR="00000000" w:rsidDel="00000000" w:rsidP="00000000" w:rsidRDefault="00000000" w:rsidRPr="00000000" w14:paraId="000005D9">
      <w:pPr>
        <w:numPr>
          <w:ilvl w:val="1"/>
          <w:numId w:val="22"/>
        </w:numPr>
        <w:spacing w:after="24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Sends original + feedback to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update_workout_plan()</w:delText>
        </w:r>
      </w:del>
    </w:p>
    <w:p w:rsidR="00000000" w:rsidDel="00000000" w:rsidP="00000000" w:rsidRDefault="00000000" w:rsidRPr="00000000" w14:paraId="000005DA">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 AI-generated responses are returned cleanly and injected into the frontend templates for display.</w:delText>
        </w:r>
        <w:r w:rsidDel="00000000" w:rsidR="00000000" w:rsidRPr="00000000">
          <w:rPr>
            <w:rtl w:val="0"/>
          </w:rPr>
        </w:r>
      </w:del>
    </w:p>
    <w:p w:rsidR="00000000" w:rsidDel="00000000" w:rsidP="00000000" w:rsidRDefault="00000000" w:rsidRPr="00000000" w14:paraId="000005DB">
      <w:pPr>
        <w:spacing w:after="240" w:before="240"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Change w:author="Anonymous" w:id="0" w:date="2026-09-24T05:01:57Z">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Milestone 3. routes.py Development </w:delText>
        </w:r>
      </w:del>
    </w:p>
    <w:p w:rsidR="00000000" w:rsidDel="00000000" w:rsidP="00000000" w:rsidRDefault="00000000" w:rsidRPr="00000000" w14:paraId="000005DC">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Milestone 3 focuses on building the routing logic inside the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49" w:date="2026-09-24T03:49:43Z">
              <w:rPr>
                <w:rFonts w:ascii="Cambria" w:cs="Cambria" w:eastAsia="Cambria" w:hAnsi="Cambria"/>
              </w:rPr>
            </w:rPrChange>
          </w:rPr>
          <w:delTex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p>
    <w:p w:rsidR="00000000" w:rsidDel="00000000" w:rsidP="00000000" w:rsidRDefault="00000000" w:rsidRPr="00000000" w14:paraId="000005DD">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DE">
      <w:pPr>
        <w:rPr>
          <w:del w:author="PREMA" w:id="30" w:date="2026-09-24T03:49:43Z"/>
          <w:sz w:val="10"/>
          <w:szCs w:val="10"/>
          <w:rPrChange w:author="PREMA" w:id="49" w:date="2026-09-24T03:49:43Z">
            <w:rPr>
              <w:rFonts w:ascii="Cambria" w:cs="Cambria" w:eastAsia="Cambria" w:hAnsi="Cambria"/>
              <w:b w:val="1"/>
              <w:bCs w:val="1"/>
              <w:color w:val="188038"/>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sz w:val="10"/>
            <w:szCs w:val="10"/>
            <w:rtl w:val="0"/>
            <w:rPrChange w:author="PREMA" w:id="49" w:date="2026-09-24T03:49:43Z">
              <w:rPr>
                <w:rFonts w:ascii="Cambria" w:cs="Cambria" w:eastAsia="Cambria" w:hAnsi="Cambria"/>
                <w:b w:val="1"/>
                <w:bCs w:val="1"/>
                <w:color w:val="1155cc"/>
                <w:sz w:val="24"/>
                <w:szCs w:val="24"/>
                <w:u w:val="single"/>
              </w:rPr>
            </w:rPrChange>
          </w:rPr>
          <w:delText xml:space="preserve">routes.py</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DF">
      <w:pPr>
        <w:rPr>
          <w:del w:author="PREMA" w:id="30" w:date="2026-09-24T03:49:43Z"/>
          <w:sz w:val="10"/>
          <w:szCs w:val="10"/>
          <w:rPrChange w:author="PREMA" w:id="49" w:date="2026-09-24T03:49:43Z">
            <w:rPr>
              <w:rFonts w:ascii="Cambria" w:cs="Cambria" w:eastAsia="Cambria" w:hAnsi="Cambria"/>
              <w:b w:val="1"/>
              <w:bCs w:val="1"/>
              <w:color w:val="188038"/>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5E0">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Defining Core routes in routes.py: </w:delText>
        </w:r>
      </w:del>
    </w:p>
    <w:p w:rsidR="00000000" w:rsidDel="00000000" w:rsidP="00000000" w:rsidRDefault="00000000" w:rsidRPr="00000000" w14:paraId="000005E1">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Separate routes were implemented to serve each of FitBuddy’s main functionalities:</w:delText>
        </w:r>
      </w:del>
    </w:p>
    <w:p w:rsidR="00000000" w:rsidDel="00000000" w:rsidP="00000000" w:rsidRDefault="00000000" w:rsidRPr="00000000" w14:paraId="000005E2">
      <w:pPr>
        <w:numPr>
          <w:ilvl w:val="0"/>
          <w:numId w:val="9"/>
        </w:numPr>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 Displays the user form via index.html</w:delText>
        </w:r>
      </w:del>
    </w:p>
    <w:p w:rsidR="00000000" w:rsidDel="00000000" w:rsidP="00000000" w:rsidRDefault="00000000" w:rsidRPr="00000000" w14:paraId="000005E3">
      <w:pPr>
        <w:numPr>
          <w:ilvl w:val="0"/>
          <w:numId w:val="9"/>
        </w:numPr>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/generate-workout: Processes user input and generates a personalized workout plan</w:delText>
        </w:r>
      </w:del>
    </w:p>
    <w:p w:rsidR="00000000" w:rsidDel="00000000" w:rsidP="00000000" w:rsidRDefault="00000000" w:rsidRPr="00000000" w14:paraId="000005E4">
      <w:pPr>
        <w:numPr>
          <w:ilvl w:val="0"/>
          <w:numId w:val="9"/>
        </w:numPr>
        <w:ind w:left="720" w:hanging="360"/>
        <w:rPr>
          <w:ins w:author="Anonymous" w:id="117" w:date="2026-09-24T05:01:57Z"/>
          <w:del w:author="PREMA" w:id="30" w:date="2026-09-24T03:49:43Z"/>
          <w:rFonts w:ascii="Cambria" w:cs="Cambria" w:eastAsia="Cambria" w:hAnsi="Cambria"/>
          <w:b w:val="1"/>
          <w:bCs w:val="1"/>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/submit-feedback: Updates the workout plan based on user feedback</w:delText>
        </w:r>
      </w:del>
      <w:ins w:author="Anonymous" w:id="117" w:date="2026-09-24T05:01:57Z">
        <w:del w:author="PREMA" w:id="30" w:date="2026-09-24T03:49:43Z">
          <w:r w:rsidDel="00000000" w:rsidR="00000000" w:rsidRPr="00000000">
            <w:rPr>
              <w:rtl w:val="0"/>
            </w:rPr>
          </w:r>
        </w:del>
      </w:ins>
    </w:p>
    <w:p w:rsidR="00000000" w:rsidDel="00000000" w:rsidP="00000000" w:rsidRDefault="00000000" w:rsidRPr="00000000" w14:paraId="000005E5">
      <w:pPr>
        <w:numPr>
          <w:ilvl w:val="0"/>
          <w:numId w:val="9"/>
        </w:numPr>
        <w:ind w:left="720" w:hanging="360"/>
        <w:rPr>
          <w:del w:author="PREMA" w:id="30" w:date="2026-09-24T03:49:43Z"/>
          <w:sz w:val="10"/>
          <w:szCs w:val="10"/>
          <w:u w:val="none"/>
          <w:rPrChange w:author="Anonymous" w:id="116" w:date="2026-09-24T05:01:57Z">
            <w:rPr>
              <w:rFonts w:ascii="Cambria" w:cs="Cambria" w:eastAsia="Cambria" w:hAnsi="Cambria"/>
            </w:rPr>
          </w:rPrChange>
        </w:rPr>
        <w:pPrChange w:author="Anonymous" w:id="0" w:date="2026-09-24T05:01:57Z">
          <w:pPr>
            <w:numPr>
              <w:ilvl w:val="0"/>
              <w:numId w:val="9"/>
            </w:numPr>
            <w:ind w:left="720" w:hanging="360"/>
          </w:pPr>
        </w:pPrChange>
      </w:pPr>
      <w:del w:author="PREMA" w:id="30" w:date="2026-09-24T03:49:43Z">
        <w:r w:rsidDel="00000000" w:rsidR="00000000" w:rsidRPr="00000000">
          <w:rPr>
            <w:rtl w:val="0"/>
          </w:rPr>
        </w:r>
      </w:del>
    </w:p>
    <w:p w:rsidR="00000000" w:rsidDel="00000000" w:rsidP="00000000" w:rsidRDefault="00000000" w:rsidRPr="00000000" w14:paraId="000005E6">
      <w:pPr>
        <w:numPr>
          <w:ilvl w:val="0"/>
          <w:numId w:val="9"/>
        </w:numPr>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/view-all-users: Displays an admin dashboard showing all users and their plans</w:delText>
        </w:r>
      </w:del>
    </w:p>
    <w:p w:rsidR="00000000" w:rsidDel="00000000" w:rsidP="00000000" w:rsidRDefault="00000000" w:rsidRPr="00000000" w14:paraId="000005E7">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5E8">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Set up Route Handlers for Each Feature</w:delText>
        </w:r>
      </w:del>
    </w:p>
    <w:p w:rsidR="00000000" w:rsidDel="00000000" w:rsidP="00000000" w:rsidRDefault="00000000" w:rsidRPr="00000000" w14:paraId="000005E9">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ins w:author="EASWARAN “K”" w:id="118" w:date="2026-09-22T11:39:35Z">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w:delText>
          </w:r>
        </w:del>
      </w:ins>
      <w:del w:author="PREMA" w:id="30" w:date="2026-09-24T03:49:43Z">
        <w:bookmarkStart w:colFirst="0" w:colLast="0" w:name="_xqycga66b580" w:id="20"/>
        <w:bookmarkEnd w:id="20"/>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sz w:val="22"/>
                <w:szCs w:val="22"/>
              </w:rPr>
            </w:rPrChange>
          </w:rPr>
          <w:delText xml:space="preserve">/</w:delText>
        </w:r>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 Home Route</w:delText>
        </w:r>
      </w:del>
    </w:p>
    <w:p w:rsidR="00000000" w:rsidDel="00000000" w:rsidP="00000000" w:rsidRDefault="00000000" w:rsidRPr="00000000" w14:paraId="000005EA">
      <w:pPr>
        <w:numPr>
          <w:ilvl w:val="0"/>
          <w:numId w:val="17"/>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7"/>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Returns the homepage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5EB">
      <w:pPr>
        <w:numPr>
          <w:ilvl w:val="0"/>
          <w:numId w:val="17"/>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7"/>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No form processing logic</w:delText>
        </w:r>
      </w:del>
    </w:p>
    <w:p w:rsidR="00000000" w:rsidDel="00000000" w:rsidP="00000000" w:rsidRDefault="00000000" w:rsidRPr="00000000" w14:paraId="000005EC">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agelcd4xre5k" w:id="21"/>
        <w:bookmarkEnd w:id="21"/>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sz w:val="22"/>
                <w:szCs w:val="22"/>
              </w:rPr>
            </w:rPrChange>
          </w:rPr>
          <w:delText xml:space="preserve">/generate-workout</w:delText>
        </w:r>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 Plan Generator</w:delText>
        </w:r>
      </w:del>
    </w:p>
    <w:p w:rsidR="00000000" w:rsidDel="00000000" w:rsidP="00000000" w:rsidRDefault="00000000" w:rsidRPr="00000000" w14:paraId="000005ED">
      <w:pPr>
        <w:numPr>
          <w:ilvl w:val="0"/>
          <w:numId w:val="28"/>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Receives user input using FastAPI’s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Form(...)</w:delText>
        </w:r>
      </w:del>
    </w:p>
    <w:p w:rsidR="00000000" w:rsidDel="00000000" w:rsidP="00000000" w:rsidRDefault="00000000" w:rsidRPr="00000000" w14:paraId="000005EE">
      <w:pPr>
        <w:numPr>
          <w:ilvl w:val="0"/>
          <w:numId w:val="28"/>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Constructs a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UserInput</w:delText>
        </w:r>
        <w:r w:rsidDel="00000000" w:rsidR="00000000" w:rsidRPr="00000000">
          <w:rPr>
            <w:sz w:val="10"/>
            <w:szCs w:val="10"/>
            <w:rtl w:val="0"/>
            <w:rPrChange w:author="PREMA" w:id="49" w:date="2026-09-24T03:49:43Z">
              <w:rPr>
                <w:rFonts w:ascii="Cambria" w:cs="Cambria" w:eastAsia="Cambria" w:hAnsi="Cambria"/>
              </w:rPr>
            </w:rPrChange>
          </w:rPr>
          <w:delText xml:space="preserve"> Pydantic model</w:delText>
        </w:r>
      </w:del>
    </w:p>
    <w:p w:rsidR="00000000" w:rsidDel="00000000" w:rsidP="00000000" w:rsidRDefault="00000000" w:rsidRPr="00000000" w14:paraId="000005EF">
      <w:pPr>
        <w:numPr>
          <w:ilvl w:val="0"/>
          <w:numId w:val="28"/>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Calls:</w:delText>
        </w:r>
      </w:del>
    </w:p>
    <w:p w:rsidR="00000000" w:rsidDel="00000000" w:rsidP="00000000" w:rsidRDefault="00000000" w:rsidRPr="00000000" w14:paraId="000005F0">
      <w:pPr>
        <w:numPr>
          <w:ilvl w:val="1"/>
          <w:numId w:val="28"/>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49" w:date="2026-09-24T03:49:43Z">
              <w:rPr>
                <w:rFonts w:ascii="Cambria" w:cs="Cambria" w:eastAsia="Cambria" w:hAnsi="Cambria"/>
              </w:rPr>
            </w:rPrChange>
          </w:rPr>
          <w:delText xml:space="preserve"> → Generates workout plan via Gemini 1.5 Pro</w:delText>
        </w:r>
      </w:del>
    </w:p>
    <w:p w:rsidR="00000000" w:rsidDel="00000000" w:rsidP="00000000" w:rsidRDefault="00000000" w:rsidRPr="00000000" w14:paraId="000005F1">
      <w:pPr>
        <w:numPr>
          <w:ilvl w:val="1"/>
          <w:numId w:val="28"/>
        </w:numPr>
        <w:spacing w:after="0" w:afterAutospacing="0" w:before="0" w:beforeAutospacing="0" w:lineRule="auto"/>
        <w:ind w:left="1440" w:hanging="360"/>
        <w:rPr>
          <w:ins w:author="Abinaya Abinaya" w:id="119" w:date="2026-09-22T15:20:59Z"/>
          <w:del w:author="PREMA" w:id="30" w:date="2026-09-24T03:49:43Z"/>
          <w:rFonts w:ascii="Cambria" w:cs="Cambria" w:eastAsia="Cambria" w:hAnsi="Cambria"/>
          <w:b w:val="1"/>
          <w:bCs w:val="1"/>
        </w:rPr>
      </w:pPr>
      <w:ins w:author="Abinaya Abinaya" w:id="119" w:date="2026-09-22T15:20:59Z">
        <w:del w:author="PREMA" w:id="30" w:date="2026-09-24T03:49:43Z">
          <w:r w:rsidDel="00000000" w:rsidR="00000000" w:rsidRPr="00000000">
            <w:rPr>
              <w:rtl w:val="0"/>
            </w:rPr>
          </w:r>
        </w:del>
      </w:ins>
    </w:p>
    <w:p w:rsidR="00000000" w:rsidDel="00000000" w:rsidP="00000000" w:rsidRDefault="00000000" w:rsidRPr="00000000" w14:paraId="000005F2">
      <w:pPr>
        <w:numPr>
          <w:ilvl w:val="1"/>
          <w:numId w:val="28"/>
        </w:numPr>
        <w:spacing w:after="0" w:afterAutospacing="0" w:before="0" w:beforeAutospacing="0" w:lineRule="auto"/>
        <w:ind w:left="1440" w:hanging="360"/>
        <w:rPr>
          <w:ins w:author="Abinaya Abinaya" w:id="119" w:date="2026-09-22T15:20:59Z"/>
          <w:del w:author="PREMA" w:id="30" w:date="2026-09-24T03:49:43Z"/>
          <w:rFonts w:ascii="Cambria" w:cs="Cambria" w:eastAsia="Cambria" w:hAnsi="Cambria"/>
          <w:b w:val="1"/>
          <w:bCs w:val="1"/>
          <w:color w:val="188038"/>
        </w:rPr>
      </w:pPr>
      <w:ins w:author="Abinaya Abinaya" w:id="119" w:date="2026-09-22T15:20:59Z">
        <w:del w:author="PREMA" w:id="30" w:date="2026-09-24T03:49:43Z">
          <w:r w:rsidDel="00000000" w:rsidR="00000000" w:rsidRPr="00000000">
            <w:rPr>
              <w:rtl w:val="0"/>
            </w:rPr>
          </w:r>
        </w:del>
      </w:ins>
    </w:p>
    <w:p w:rsidR="00000000" w:rsidDel="00000000" w:rsidP="00000000" w:rsidRDefault="00000000" w:rsidRPr="00000000" w14:paraId="000005F3">
      <w:pPr>
        <w:numPr>
          <w:ilvl w:val="1"/>
          <w:numId w:val="28"/>
        </w:numPr>
        <w:spacing w:after="0" w:afterAutospacing="0" w:before="0" w:beforeAutospacing="0" w:lineRule="auto"/>
        <w:ind w:left="1440" w:hanging="360"/>
        <w:rPr>
          <w:ins w:author="Abinaya Abinaya" w:id="119" w:date="2026-09-22T15:20:59Z"/>
          <w:del w:author="PREMA" w:id="30" w:date="2026-09-24T03:49:43Z"/>
          <w:rFonts w:ascii="Cambria" w:cs="Cambria" w:eastAsia="Cambria" w:hAnsi="Cambria"/>
          <w:b w:val="1"/>
          <w:bCs w:val="1"/>
          <w:color w:val="188038"/>
        </w:rPr>
      </w:pPr>
      <w:ins w:author="Abinaya Abinaya" w:id="119" w:date="2026-09-22T15:20:59Z">
        <w:del w:author="PREMA" w:id="30" w:date="2026-09-24T03:49:43Z">
          <w:r w:rsidDel="00000000" w:rsidR="00000000" w:rsidRPr="00000000">
            <w:rPr>
              <w:rtl w:val="0"/>
            </w:rPr>
          </w:r>
        </w:del>
      </w:ins>
    </w:p>
    <w:p w:rsidR="00000000" w:rsidDel="00000000" w:rsidP="00000000" w:rsidRDefault="00000000" w:rsidRPr="00000000" w14:paraId="000005F4">
      <w:pPr>
        <w:numPr>
          <w:ilvl w:val="1"/>
          <w:numId w:val="28"/>
        </w:numPr>
        <w:spacing w:after="0" w:afterAutospacing="0" w:before="0" w:beforeAutospacing="0" w:lineRule="auto"/>
        <w:ind w:left="1440" w:hanging="360"/>
        <w:rPr>
          <w:ins w:author="Abinaya Abinaya" w:id="119" w:date="2026-09-22T15:20:59Z"/>
          <w:del w:author="PREMA" w:id="30" w:date="2026-09-24T03:49:43Z"/>
          <w:rFonts w:ascii="Cambria" w:cs="Cambria" w:eastAsia="Cambria" w:hAnsi="Cambria"/>
          <w:b w:val="1"/>
          <w:bCs w:val="1"/>
          <w:color w:val="188038"/>
        </w:rPr>
      </w:pPr>
      <w:ins w:author="Abinaya Abinaya" w:id="119" w:date="2026-09-22T15:20:59Z">
        <w:del w:author="PREMA" w:id="30" w:date="2026-09-24T03:49:43Z">
          <w:r w:rsidDel="00000000" w:rsidR="00000000" w:rsidRPr="00000000">
            <w:rPr>
              <w:rtl w:val="0"/>
            </w:rPr>
          </w:r>
        </w:del>
      </w:ins>
    </w:p>
    <w:p w:rsidR="00000000" w:rsidDel="00000000" w:rsidP="00000000" w:rsidRDefault="00000000" w:rsidRPr="00000000" w14:paraId="000005F5">
      <w:pPr>
        <w:numPr>
          <w:ilvl w:val="1"/>
          <w:numId w:val="28"/>
        </w:numPr>
        <w:spacing w:after="0" w:afterAutospacing="0" w:before="0" w:beforeAutospacing="0" w:lineRule="auto"/>
        <w:ind w:left="1440" w:hanging="360"/>
        <w:rPr>
          <w:ins w:author="Abinaya Abinaya" w:id="119" w:date="2026-09-22T15:20:59Z"/>
          <w:del w:author="PREMA" w:id="30" w:date="2026-09-24T03:49:43Z"/>
          <w:rFonts w:ascii="Cambria" w:cs="Cambria" w:eastAsia="Cambria" w:hAnsi="Cambria"/>
          <w:b w:val="1"/>
          <w:bCs w:val="1"/>
          <w:color w:val="188038"/>
        </w:rPr>
      </w:pPr>
      <w:ins w:author="Abinaya Abinaya" w:id="119" w:date="2026-09-22T15:20:59Z">
        <w:del w:author="PREMA" w:id="30" w:date="2026-09-24T03:49:43Z">
          <w:r w:rsidDel="00000000" w:rsidR="00000000" w:rsidRPr="00000000">
            <w:rPr>
              <w:rtl w:val="0"/>
            </w:rPr>
          </w:r>
        </w:del>
      </w:ins>
    </w:p>
    <w:p w:rsidR="00000000" w:rsidDel="00000000" w:rsidP="00000000" w:rsidRDefault="00000000" w:rsidRPr="00000000" w14:paraId="000005F6">
      <w:pPr>
        <w:numPr>
          <w:ilvl w:val="1"/>
          <w:numId w:val="28"/>
        </w:numPr>
        <w:spacing w:after="0" w:afterAutospacing="0" w:before="0" w:beforeAutospacing="0" w:lineRule="auto"/>
        <w:ind w:left="1440" w:hanging="360"/>
        <w:rPr>
          <w:ins w:author="Abinaya Abinaya" w:id="119" w:date="2026-09-22T15:20:59Z"/>
          <w:del w:author="PREMA" w:id="30" w:date="2026-09-24T03:49:43Z"/>
          <w:rFonts w:ascii="Cambria" w:cs="Cambria" w:eastAsia="Cambria" w:hAnsi="Cambria"/>
          <w:b w:val="1"/>
          <w:bCs w:val="1"/>
          <w:color w:val="188038"/>
        </w:rPr>
      </w:pPr>
      <w:ins w:author="Abinaya Abinaya" w:id="119" w:date="2026-09-22T15:20:59Z">
        <w:del w:author="PREMA" w:id="30" w:date="2026-09-24T03:49:43Z">
          <w:r w:rsidDel="00000000" w:rsidR="00000000" w:rsidRPr="00000000">
            <w:rPr>
              <w:rtl w:val="0"/>
            </w:rPr>
          </w:r>
        </w:del>
      </w:ins>
    </w:p>
    <w:p w:rsidR="00000000" w:rsidDel="00000000" w:rsidP="00000000" w:rsidRDefault="00000000" w:rsidRPr="00000000" w14:paraId="000005F7">
      <w:pPr>
        <w:numPr>
          <w:ilvl w:val="1"/>
          <w:numId w:val="28"/>
        </w:numPr>
        <w:spacing w:after="0" w:afterAutospacing="0" w:before="0" w:beforeAutospacing="0" w:lineRule="auto"/>
        <w:ind w:left="1440" w:hanging="360"/>
        <w:rPr>
          <w:del w:author="PREMA" w:id="30" w:date="2026-09-24T03:49:43Z"/>
          <w:rFonts w:ascii="Cambria" w:cs="Cambria" w:eastAsia="Cambria" w:hAnsi="Cambria"/>
          <w:b w:val="1"/>
          <w:bCs w:val="1"/>
          <w:color w:val="188038"/>
          <w:u w:val="none"/>
          <w:rPrChange w:author="Abinaya Abinaya" w:id="120" w:date="2026-09-22T15:20:59Z">
            <w:rPr>
              <w:rFonts w:ascii="Cambria" w:cs="Cambria" w:eastAsia="Cambria" w:hAnsi="Cambria"/>
            </w:rPr>
          </w:rPrChange>
        </w:rPr>
        <w:pPrChange w:author="Abinaya Abinaya" w:id="0" w:date="2026-09-22T15:20:59Z">
          <w:pPr>
            <w:numPr>
              <w:ilvl w:val="1"/>
              <w:numId w:val="28"/>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49" w:date="2026-09-24T03:49:43Z">
              <w:rPr>
                <w:rFonts w:ascii="Cambria" w:cs="Cambria" w:eastAsia="Cambria" w:hAnsi="Cambria"/>
              </w:rPr>
            </w:rPrChange>
          </w:rPr>
          <w:delText xml:space="preserve"> → Gets nutrition tip via Gemini Flash</w:delText>
        </w:r>
        <w:r w:rsidDel="00000000" w:rsidR="00000000" w:rsidRPr="00000000">
          <w:rPr>
            <w:rtl w:val="0"/>
          </w:rPr>
        </w:r>
      </w:del>
    </w:p>
    <w:p w:rsidR="00000000" w:rsidDel="00000000" w:rsidP="00000000" w:rsidRDefault="00000000" w:rsidRPr="00000000" w14:paraId="000005F8">
      <w:pPr>
        <w:numPr>
          <w:ilvl w:val="0"/>
          <w:numId w:val="28"/>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Stores:</w:delText>
        </w:r>
      </w:del>
    </w:p>
    <w:p w:rsidR="00000000" w:rsidDel="00000000" w:rsidP="00000000" w:rsidRDefault="00000000" w:rsidRPr="00000000" w14:paraId="000005F9">
      <w:pPr>
        <w:numPr>
          <w:ilvl w:val="1"/>
          <w:numId w:val="28"/>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User details with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save_user(...)</w:delText>
        </w:r>
      </w:del>
    </w:p>
    <w:p w:rsidR="00000000" w:rsidDel="00000000" w:rsidP="00000000" w:rsidRDefault="00000000" w:rsidRPr="00000000" w14:paraId="000005FA">
      <w:pPr>
        <w:numPr>
          <w:ilvl w:val="1"/>
          <w:numId w:val="28"/>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Plan with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save_plan(...)</w:delText>
        </w:r>
      </w:del>
    </w:p>
    <w:p w:rsidR="00000000" w:rsidDel="00000000" w:rsidP="00000000" w:rsidRDefault="00000000" w:rsidRPr="00000000" w14:paraId="000005FB">
      <w:pPr>
        <w:numPr>
          <w:ilvl w:val="0"/>
          <w:numId w:val="28"/>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Returns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49" w:date="2026-09-24T03:49:43Z">
              <w:rPr>
                <w:rFonts w:ascii="Cambria" w:cs="Cambria" w:eastAsia="Cambria" w:hAnsi="Cambria"/>
              </w:rPr>
            </w:rPrChange>
          </w:rPr>
          <w:delText xml:space="preserve"> with dynamic data</w:delText>
        </w:r>
        <w:r w:rsidDel="00000000" w:rsidR="00000000" w:rsidRPr="00000000">
          <w:rPr>
            <w:rtl w:val="0"/>
          </w:rPr>
        </w:r>
      </w:del>
    </w:p>
    <w:p w:rsidR="00000000" w:rsidDel="00000000" w:rsidP="00000000" w:rsidRDefault="00000000" w:rsidRPr="00000000" w14:paraId="000005FC">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5srsfmsngaz8" w:id="22"/>
        <w:bookmarkEnd w:id="22"/>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sz w:val="22"/>
                <w:szCs w:val="22"/>
              </w:rPr>
            </w:rPrChange>
          </w:rPr>
          <w:delText xml:space="preserve">/submit-feedback</w:delText>
        </w:r>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 Update Plan with Feedback</w:delText>
        </w:r>
      </w:del>
    </w:p>
    <w:p w:rsidR="00000000" w:rsidDel="00000000" w:rsidP="00000000" w:rsidRDefault="00000000" w:rsidRPr="00000000" w14:paraId="000005FD">
      <w:pPr>
        <w:numPr>
          <w:ilvl w:val="0"/>
          <w:numId w:val="11"/>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Captures feedback and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user_id</w:delText>
        </w:r>
      </w:del>
    </w:p>
    <w:p w:rsidR="00000000" w:rsidDel="00000000" w:rsidP="00000000" w:rsidRDefault="00000000" w:rsidRPr="00000000" w14:paraId="000005FE">
      <w:pPr>
        <w:numPr>
          <w:ilvl w:val="0"/>
          <w:numId w:val="11"/>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Retrieves original plan from DB</w:delText>
        </w:r>
      </w:del>
    </w:p>
    <w:p w:rsidR="00000000" w:rsidDel="00000000" w:rsidP="00000000" w:rsidRDefault="00000000" w:rsidRPr="00000000" w14:paraId="000005FF">
      <w:pPr>
        <w:numPr>
          <w:ilvl w:val="0"/>
          <w:numId w:val="11"/>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update_workout_plan(...)</w:delText>
        </w:r>
        <w:r w:rsidDel="00000000" w:rsidR="00000000" w:rsidRPr="00000000">
          <w:rPr>
            <w:sz w:val="10"/>
            <w:szCs w:val="10"/>
            <w:rtl w:val="0"/>
            <w:rPrChange w:author="PREMA" w:id="49" w:date="2026-09-24T03:49:43Z">
              <w:rPr>
                <w:rFonts w:ascii="Cambria" w:cs="Cambria" w:eastAsia="Cambria" w:hAnsi="Cambria"/>
              </w:rPr>
            </w:rPrChange>
          </w:rPr>
          <w:delText xml:space="preserve"> to revise the plan via Gemini 1.5 Pro</w:delText>
        </w:r>
      </w:del>
    </w:p>
    <w:p w:rsidR="00000000" w:rsidDel="00000000" w:rsidP="00000000" w:rsidRDefault="00000000" w:rsidRPr="00000000" w14:paraId="00000600">
      <w:pPr>
        <w:numPr>
          <w:ilvl w:val="0"/>
          <w:numId w:val="11"/>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Updates the revised plan in the DB using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update_plan(...)</w:delText>
        </w:r>
      </w:del>
    </w:p>
    <w:p w:rsidR="00000000" w:rsidDel="00000000" w:rsidP="00000000" w:rsidRDefault="00000000" w:rsidRPr="00000000" w14:paraId="00000601">
      <w:pPr>
        <w:numPr>
          <w:ilvl w:val="0"/>
          <w:numId w:val="11"/>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Renders updated result on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result.html</w:delText>
        </w:r>
      </w:del>
    </w:p>
    <w:p w:rsidR="00000000" w:rsidDel="00000000" w:rsidP="00000000" w:rsidRDefault="00000000" w:rsidRPr="00000000" w14:paraId="00000602">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color w:val="000000"/>
              <w:sz w:val="22"/>
              <w:szCs w:val="22"/>
            </w:rPr>
          </w:rPrChange>
        </w:rPr>
      </w:pPr>
      <w:del w:author="PREMA" w:id="30" w:date="2026-09-24T03:49:43Z">
        <w:bookmarkStart w:colFirst="0" w:colLast="0" w:name="_eva2j9hc1bjq" w:id="23"/>
        <w:bookmarkEnd w:id="23"/>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sz w:val="22"/>
                <w:szCs w:val="22"/>
              </w:rPr>
            </w:rPrChange>
          </w:rPr>
          <w:delText xml:space="preserve">/view-all-users</w:delText>
        </w:r>
        <w:r w:rsidDel="00000000" w:rsidR="00000000" w:rsidRPr="00000000">
          <w:rPr>
            <w:sz w:val="10"/>
            <w:szCs w:val="10"/>
            <w:rtl w:val="0"/>
            <w:rPrChange w:author="PREMA" w:id="49" w:date="2026-09-24T03:49:43Z">
              <w:rPr>
                <w:rFonts w:ascii="Cambria" w:cs="Cambria" w:eastAsia="Cambria" w:hAnsi="Cambria"/>
                <w:color w:val="000000"/>
                <w:sz w:val="22"/>
                <w:szCs w:val="22"/>
              </w:rPr>
            </w:rPrChange>
          </w:rPr>
          <w:delText xml:space="preserve"> – Admin View</w:delText>
        </w:r>
      </w:del>
    </w:p>
    <w:p w:rsidR="00000000" w:rsidDel="00000000" w:rsidP="00000000" w:rsidRDefault="00000000" w:rsidRPr="00000000" w14:paraId="00000603">
      <w:pPr>
        <w:numPr>
          <w:ilvl w:val="0"/>
          <w:numId w:val="27"/>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Calls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get_all_users()</w:delText>
        </w:r>
        <w:r w:rsidDel="00000000" w:rsidR="00000000" w:rsidRPr="00000000">
          <w:rPr>
            <w:sz w:val="10"/>
            <w:szCs w:val="10"/>
            <w:rtl w:val="0"/>
            <w:rPrChange w:author="PREMA" w:id="49" w:date="2026-09-24T03:49:43Z">
              <w:rPr>
                <w:rFonts w:ascii="Cambria" w:cs="Cambria" w:eastAsia="Cambria" w:hAnsi="Cambria"/>
              </w:rPr>
            </w:rPrChange>
          </w:rPr>
          <w:delText xml:space="preserve"> and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get_all_plans()</w:delText>
        </w:r>
        <w:r w:rsidDel="00000000" w:rsidR="00000000" w:rsidRPr="00000000">
          <w:rPr>
            <w:sz w:val="10"/>
            <w:szCs w:val="10"/>
            <w:rtl w:val="0"/>
            <w:rPrChange w:author="PREMA" w:id="49" w:date="2026-09-24T03:49:43Z">
              <w:rPr>
                <w:rFonts w:ascii="Cambria" w:cs="Cambria" w:eastAsia="Cambria" w:hAnsi="Cambria"/>
              </w:rPr>
            </w:rPrChange>
          </w:rPr>
          <w:delText xml:space="preserve"> to fetch DB records</w:delText>
        </w:r>
      </w:del>
    </w:p>
    <w:p w:rsidR="00000000" w:rsidDel="00000000" w:rsidP="00000000" w:rsidRDefault="00000000" w:rsidRPr="00000000" w14:paraId="00000604">
      <w:pPr>
        <w:numPr>
          <w:ilvl w:val="0"/>
          <w:numId w:val="27"/>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Passes them to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all_users.html</w:delText>
        </w:r>
      </w:del>
    </w:p>
    <w:p w:rsidR="00000000" w:rsidDel="00000000" w:rsidP="00000000" w:rsidRDefault="00000000" w:rsidRPr="00000000" w14:paraId="00000605">
      <w:pPr>
        <w:numPr>
          <w:ilvl w:val="0"/>
          <w:numId w:val="27"/>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Admin can view:</w:delText>
        </w:r>
      </w:del>
    </w:p>
    <w:p w:rsidR="00000000" w:rsidDel="00000000" w:rsidP="00000000" w:rsidRDefault="00000000" w:rsidRPr="00000000" w14:paraId="00000606">
      <w:pPr>
        <w:numPr>
          <w:ilvl w:val="1"/>
          <w:numId w:val="27"/>
        </w:numPr>
        <w:spacing w:after="0" w:afterAutospacing="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7"/>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Username, Age, Weight, Goal, Intensity</w:delText>
        </w:r>
      </w:del>
    </w:p>
    <w:p w:rsidR="00000000" w:rsidDel="00000000" w:rsidP="00000000" w:rsidRDefault="00000000" w:rsidRPr="00000000" w14:paraId="00000607">
      <w:pPr>
        <w:numPr>
          <w:ilvl w:val="1"/>
          <w:numId w:val="27"/>
        </w:numPr>
        <w:spacing w:after="240" w:before="0" w:beforeAutospacing="0" w:lineRule="auto"/>
        <w:ind w:left="144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1"/>
              <w:numId w:val="27"/>
            </w:numPr>
            <w:spacing w:after="240" w:before="240" w:lineRule="auto"/>
            <w:ind w:left="144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Original and updated workout plans</w:delText>
        </w:r>
      </w:del>
    </w:p>
    <w:p w:rsidR="00000000" w:rsidDel="00000000" w:rsidP="00000000" w:rsidRDefault="00000000" w:rsidRPr="00000000" w14:paraId="00000608">
      <w:pPr>
        <w:spacing w:after="240" w:before="240" w:lineRule="auto"/>
        <w:ind w:left="0" w:firstLine="0"/>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Integrate Gemini AI Responses in Each Function</w:delText>
        </w:r>
      </w:del>
    </w:p>
    <w:p w:rsidR="00000000" w:rsidDel="00000000" w:rsidP="00000000" w:rsidRDefault="00000000" w:rsidRPr="00000000" w14:paraId="00000609">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Each AI-related route calls Google’s Gemini models with specific prompts:</w:delText>
        </w:r>
      </w:del>
    </w:p>
    <w:p w:rsidR="00000000" w:rsidDel="00000000" w:rsidP="00000000" w:rsidRDefault="00000000" w:rsidRPr="00000000" w14:paraId="0000060A">
      <w:pPr>
        <w:numPr>
          <w:ilvl w:val="0"/>
          <w:numId w:val="26"/>
        </w:numPr>
        <w:spacing w:after="0" w:afterAutospacing="0" w:before="24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Workout Plan Generation:</w:delText>
          <w:br w:type="textWrapping"/>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49" w:date="2026-09-24T03:49:43Z">
              <w:rPr>
                <w:rFonts w:ascii="Cambria" w:cs="Cambria" w:eastAsia="Cambria" w:hAnsi="Cambria"/>
              </w:rPr>
            </w:rPrChange>
          </w:rPr>
          <w:delText xml:space="preserve"> sends fitness goal and intensity to Gemini Pro to return a structured 7-day workout plan.</w:delText>
        </w:r>
      </w:del>
    </w:p>
    <w:p w:rsidR="00000000" w:rsidDel="00000000" w:rsidP="00000000" w:rsidRDefault="00000000" w:rsidRPr="00000000" w14:paraId="0000060B">
      <w:pPr>
        <w:numPr>
          <w:ilvl w:val="0"/>
          <w:numId w:val="26"/>
        </w:numPr>
        <w:spacing w:after="0" w:afterAutospacing="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Nutrition Tip Generation:</w:delText>
          <w:br w:type="textWrapping"/>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49" w:date="2026-09-24T03:49:43Z">
              <w:rPr>
                <w:rFonts w:ascii="Cambria" w:cs="Cambria" w:eastAsia="Cambria" w:hAnsi="Cambria"/>
              </w:rPr>
            </w:rPrChange>
          </w:rPr>
          <w:delText xml:space="preserve"> uses Gemini Flash to generate a practical tip related to the user’s fitness goal.</w:delText>
        </w:r>
      </w:del>
    </w:p>
    <w:p w:rsidR="00000000" w:rsidDel="00000000" w:rsidP="00000000" w:rsidRDefault="00000000" w:rsidRPr="00000000" w14:paraId="0000060C">
      <w:pPr>
        <w:numPr>
          <w:ilvl w:val="0"/>
          <w:numId w:val="26"/>
        </w:numPr>
        <w:spacing w:after="240" w:before="0" w:beforeAutospacing="0" w:lineRule="auto"/>
        <w:ind w:left="720" w:hanging="360"/>
        <w:rPr>
          <w:del w:author="PREMA" w:id="30" w:date="2026-09-24T03:49:43Z"/>
          <w:rFonts w:ascii="Cambria" w:cs="Cambria" w:eastAsia="Cambria" w:hAnsi="Cambria"/>
          <w:b w:val="1"/>
          <w:bCs w:val="1"/>
          <w:rPrChange w:author="DHARSHAN M" w:id="11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Workout Plan Update via Feedback:</w:delText>
          <w:br w:type="textWrapping"/>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update_workout_plan()</w:delText>
        </w:r>
        <w:r w:rsidDel="00000000" w:rsidR="00000000" w:rsidRPr="00000000">
          <w:rPr>
            <w:sz w:val="10"/>
            <w:szCs w:val="10"/>
            <w:rtl w:val="0"/>
            <w:rPrChange w:author="PREMA" w:id="49" w:date="2026-09-24T03:49:43Z">
              <w:rPr>
                <w:rFonts w:ascii="Cambria" w:cs="Cambria" w:eastAsia="Cambria" w:hAnsi="Cambria"/>
              </w:rPr>
            </w:rPrChange>
          </w:rPr>
          <w:delText xml:space="preserve"> passes original plan + user feedback to Gemini Pro and returns a revised plan.</w:delText>
        </w:r>
      </w:del>
    </w:p>
    <w:p w:rsidR="00000000" w:rsidDel="00000000" w:rsidP="00000000" w:rsidRDefault="00000000" w:rsidRPr="00000000" w14:paraId="0000060D">
      <w:pPr>
        <w:spacing w:after="240" w:befor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 responses are returned to the user through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49" w:date="2026-09-24T03:49:43Z">
              <w:rPr>
                <w:rFonts w:ascii="Cambria" w:cs="Cambria" w:eastAsia="Cambria" w:hAnsi="Cambria"/>
              </w:rPr>
            </w:rPrChange>
          </w:rPr>
          <w:delText xml:space="preserve">, maintaining clarity using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&lt;pre&gt;</w:delText>
        </w:r>
        <w:r w:rsidDel="00000000" w:rsidR="00000000" w:rsidRPr="00000000">
          <w:rPr>
            <w:sz w:val="10"/>
            <w:szCs w:val="10"/>
            <w:rtl w:val="0"/>
            <w:rPrChange w:author="PREMA" w:id="49" w:date="2026-09-24T03:49:43Z">
              <w:rPr>
                <w:rFonts w:ascii="Cambria" w:cs="Cambria" w:eastAsia="Cambria" w:hAnsi="Cambria"/>
              </w:rPr>
            </w:rPrChange>
          </w:rPr>
          <w:delText xml:space="preserve"> blocks for formatting.</w:delText>
        </w:r>
        <w:r w:rsidDel="00000000" w:rsidR="00000000" w:rsidRPr="00000000">
          <w:rPr>
            <w:rtl w:val="0"/>
          </w:rPr>
        </w:r>
      </w:del>
    </w:p>
    <w:p w:rsidR="00000000" w:rsidDel="00000000" w:rsidP="00000000" w:rsidRDefault="00000000" w:rsidRPr="00000000" w14:paraId="0000060E">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Workout generation route Nutrition/Recovery tip generation route</w:delText>
        </w:r>
      </w:del>
    </w:p>
    <w:p w:rsidR="00000000" w:rsidDel="00000000" w:rsidP="00000000" w:rsidRDefault="00000000" w:rsidRPr="00000000" w14:paraId="0000060F">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0">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3940703" cy="1856062"/>
              <wp:effectExtent b="0" l="0" r="0" t="0"/>
              <wp:docPr id="4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p>
    <w:p w:rsidR="00000000" w:rsidDel="00000000" w:rsidP="00000000" w:rsidRDefault="00000000" w:rsidRPr="00000000" w14:paraId="00000611">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2">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3">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4">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5">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6">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17">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Nutrition/Recovery tip generation route</w:delText>
        </w:r>
      </w:del>
    </w:p>
    <w:p w:rsidR="00000000" w:rsidDel="00000000" w:rsidP="00000000" w:rsidRDefault="00000000" w:rsidRPr="00000000" w14:paraId="00000618">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3509963" cy="1221649"/>
              <wp:effectExtent b="0" l="0" r="0" t="0"/>
              <wp:docPr id="4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p>
    <w:p w:rsidR="00000000" w:rsidDel="00000000" w:rsidP="00000000" w:rsidRDefault="00000000" w:rsidRPr="00000000" w14:paraId="00000619">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Saving user info and plan generation route</w:delText>
        </w:r>
      </w:del>
    </w:p>
    <w:p w:rsidR="00000000" w:rsidDel="00000000" w:rsidP="00000000" w:rsidRDefault="00000000" w:rsidRPr="00000000" w14:paraId="0000061A">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5695441" cy="3915616"/>
              <wp:effectExtent b="0" l="0" r="0" t="0"/>
              <wp:docPr id="3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695441" cy="3915616"/>
                      </a:xfrm>
                      <a:prstGeom prst="rect"/>
                      <a:ln/>
                    </pic:spPr>
                  </pic:pic>
                </a:graphicData>
              </a:graphic>
            </wp:inline>
          </w:drawing>
        </w:r>
        <w:r w:rsidDel="00000000" w:rsidR="00000000" w:rsidRPr="00000000">
          <w:rPr>
            <w:rtl w:val="0"/>
          </w:rPr>
        </w:r>
      </w:del>
    </w:p>
    <w:p w:rsidR="00000000" w:rsidDel="00000000" w:rsidP="00000000" w:rsidRDefault="00000000" w:rsidRPr="00000000" w14:paraId="0000061B">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Submit Feedback and update plan route</w:delText>
        </w:r>
      </w:del>
    </w:p>
    <w:p w:rsidR="00000000" w:rsidDel="00000000" w:rsidP="00000000" w:rsidRDefault="00000000" w:rsidRPr="00000000" w14:paraId="0000061C">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3862388" cy="1448395"/>
              <wp:effectExtent b="0" l="0" r="0" t="0"/>
              <wp:docPr id="2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p>
    <w:p w:rsidR="00000000" w:rsidDel="00000000" w:rsidP="00000000" w:rsidRDefault="00000000" w:rsidRPr="00000000" w14:paraId="0000061D">
      <w:pPr>
        <w:rPr>
          <w:del w:author="PREMA" w:id="30" w:date="2026-09-24T03:49:43Z"/>
          <w:sz w:val="10"/>
          <w:szCs w:val="10"/>
          <w:rPrChange w:author="PREMA" w:id="49" w:date="2026-09-24T03:49:43Z">
            <w:rPr>
              <w:rFonts w:ascii="Cambria" w:cs="Cambria" w:eastAsia="Cambria" w:hAnsi="Cambria"/>
              <w:b w:val="1"/>
              <w:bCs w:val="1"/>
              <w:sz w:val="30"/>
              <w:szCs w:val="30"/>
            </w:rPr>
          </w:rPrChange>
        </w:rPr>
      </w:pPr>
      <w:del w:author="PREMA" w:id="30" w:date="2026-09-24T03:49:43Z">
        <w:r w:rsidDel="00000000" w:rsidR="00000000" w:rsidRPr="00000000">
          <w:rPr>
            <w:rtl w:val="0"/>
          </w:rPr>
        </w:r>
      </w:del>
    </w:p>
    <w:p w:rsidR="00000000" w:rsidDel="00000000" w:rsidP="00000000" w:rsidRDefault="00000000" w:rsidRPr="00000000" w14:paraId="0000061E">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1F">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Milestone 4. Frontend Development </w:delText>
        </w:r>
      </w:del>
    </w:p>
    <w:p w:rsidR="00000000" w:rsidDel="00000000" w:rsidP="00000000" w:rsidRDefault="00000000" w:rsidRPr="00000000" w14:paraId="00000620">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p>
    <w:p w:rsidR="00000000" w:rsidDel="00000000" w:rsidP="00000000" w:rsidRDefault="00000000" w:rsidRPr="00000000" w14:paraId="00000621">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22">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23">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4.1 Designing and Developing the User Interface</w:delText>
        </w:r>
      </w:del>
    </w:p>
    <w:p w:rsidR="00000000" w:rsidDel="00000000" w:rsidP="00000000" w:rsidRDefault="00000000" w:rsidRPr="00000000" w14:paraId="00000624">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25">
      <w:pPr>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Set Up the Base HTML Structure</w:delText>
        </w:r>
      </w:del>
    </w:p>
    <w:p w:rsidR="00000000" w:rsidDel="00000000" w:rsidP="00000000" w:rsidRDefault="00000000" w:rsidRPr="00000000" w14:paraId="00000626">
      <w:pPr>
        <w:numPr>
          <w:ilvl w:val="0"/>
          <w:numId w:val="23"/>
        </w:numPr>
        <w:spacing w:after="0" w:afterAutospacing="0" w:before="240" w:lineRule="auto"/>
        <w:ind w:left="720" w:hanging="360"/>
        <w:rPr>
          <w:del w:author="PREMA" w:id="30" w:date="2026-09-24T03:49:43Z"/>
          <w:rFonts w:ascii="Cambria" w:cs="Cambria" w:eastAsia="Cambria" w:hAnsi="Cambria"/>
          <w:b w:val="1"/>
          <w:bCs w:val="1"/>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Developed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49" w:date="2026-09-24T03:49:43Z">
              <w:rPr>
                <w:rFonts w:ascii="Cambria" w:cs="Cambria" w:eastAsia="Cambria" w:hAnsi="Cambria"/>
              </w:rPr>
            </w:rPrChange>
          </w:rPr>
          <w:delText xml:space="preserve"> as the main entry point for user input.</w:delText>
        </w:r>
      </w:del>
    </w:p>
    <w:p w:rsidR="00000000" w:rsidDel="00000000" w:rsidP="00000000" w:rsidRDefault="00000000" w:rsidRPr="00000000" w14:paraId="00000627">
      <w:pPr>
        <w:numPr>
          <w:ilvl w:val="0"/>
          <w:numId w:val="2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Structured the form to capture:</w:delText>
        </w:r>
      </w:del>
    </w:p>
    <w:p w:rsidR="00000000" w:rsidDel="00000000" w:rsidP="00000000" w:rsidRDefault="00000000" w:rsidRPr="00000000" w14:paraId="00000628">
      <w:pPr>
        <w:numPr>
          <w:ilvl w:val="1"/>
          <w:numId w:val="23"/>
        </w:numPr>
        <w:spacing w:after="0" w:afterAutospacing="0" w:before="0" w:beforeAutospacing="0" w:lineRule="auto"/>
        <w:ind w:left="1440" w:hanging="360"/>
        <w:rPr>
          <w:del w:author="PREMA" w:id="30" w:date="2026-09-24T03:49:43Z"/>
          <w:rFonts w:ascii="Cambria" w:cs="Cambria" w:eastAsia="Cambria" w:hAnsi="Cambria"/>
          <w:b w:val="1"/>
          <w:bCs w:val="1"/>
        </w:rPr>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username</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user_id</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age</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weight</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goal</w:delText>
        </w:r>
        <w:r w:rsidDel="00000000" w:rsidR="00000000" w:rsidRPr="00000000">
          <w:rPr>
            <w:sz w:val="10"/>
            <w:szCs w:val="10"/>
            <w:rtl w:val="0"/>
            <w:rPrChange w:author="PREMA" w:id="49" w:date="2026-09-24T03:49:43Z">
              <w:rPr>
                <w:rFonts w:ascii="Cambria" w:cs="Cambria" w:eastAsia="Cambria" w:hAnsi="Cambria"/>
              </w:rPr>
            </w:rPrChange>
          </w:rPr>
          <w:delText xml:space="preserve">, and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intensity</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629">
      <w:pPr>
        <w:numPr>
          <w:ilvl w:val="0"/>
          <w:numId w:val="2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Each field is properly labeled and grouped using semantic HTML.</w:delText>
        </w:r>
      </w:del>
    </w:p>
    <w:p w:rsidR="00000000" w:rsidDel="00000000" w:rsidP="00000000" w:rsidRDefault="00000000" w:rsidRPr="00000000" w14:paraId="0000062A">
      <w:pPr>
        <w:numPr>
          <w:ilvl w:val="0"/>
          <w:numId w:val="2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 design uses a gym-themed background image, Google Fonts (Roboto), and bold typography to create a clean, fitness-oriented interface.</w:delText>
        </w:r>
      </w:del>
    </w:p>
    <w:p w:rsidR="00000000" w:rsidDel="00000000" w:rsidP="00000000" w:rsidRDefault="00000000" w:rsidRPr="00000000" w14:paraId="0000062B">
      <w:pPr>
        <w:numPr>
          <w:ilvl w:val="0"/>
          <w:numId w:val="23"/>
        </w:numPr>
        <w:spacing w:after="24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Navigation is kept minimal for focus, and user flow directs clearly from input to output.</w:delText>
        </w:r>
      </w:del>
    </w:p>
    <w:p w:rsidR="00000000" w:rsidDel="00000000" w:rsidP="00000000" w:rsidRDefault="00000000" w:rsidRPr="00000000" w14:paraId="0000062C">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ila0fvn499df" w:id="24"/>
        <w:bookmarkEnd w:id="24"/>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Design a Responsive Layout Using CSS</w:delText>
        </w:r>
      </w:del>
    </w:p>
    <w:p w:rsidR="00000000" w:rsidDel="00000000" w:rsidP="00000000" w:rsidRDefault="00000000" w:rsidRPr="00000000" w14:paraId="0000062D">
      <w:pPr>
        <w:numPr>
          <w:ilvl w:val="0"/>
          <w:numId w:val="33"/>
        </w:numPr>
        <w:spacing w:after="0" w:afterAutospacing="0" w:before="24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Embedded CSS styles were applied directly in each HTML file.</w:delText>
        </w:r>
      </w:del>
    </w:p>
    <w:p w:rsidR="00000000" w:rsidDel="00000000" w:rsidP="00000000" w:rsidRDefault="00000000" w:rsidRPr="00000000" w14:paraId="0000062E">
      <w:pPr>
        <w:numPr>
          <w:ilvl w:val="0"/>
          <w:numId w:val="3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Layouts use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Flexbox</w:delText>
        </w:r>
        <w:r w:rsidDel="00000000" w:rsidR="00000000" w:rsidRPr="00000000">
          <w:rPr>
            <w:sz w:val="10"/>
            <w:szCs w:val="10"/>
            <w:rtl w:val="0"/>
            <w:rPrChange w:author="PREMA" w:id="49" w:date="2026-09-24T03:49:43Z">
              <w:rPr>
                <w:rFonts w:ascii="Cambria" w:cs="Cambria" w:eastAsia="Cambria" w:hAnsi="Cambria"/>
              </w:rPr>
            </w:rPrChange>
          </w:rPr>
          <w:delText xml:space="preserve"> to center content both vertically and horizontally.</w:delText>
        </w:r>
      </w:del>
    </w:p>
    <w:p w:rsidR="00000000" w:rsidDel="00000000" w:rsidP="00000000" w:rsidRDefault="00000000" w:rsidRPr="00000000" w14:paraId="0000062F">
      <w:pPr>
        <w:numPr>
          <w:ilvl w:val="0"/>
          <w:numId w:val="3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Media queries ensure mobile responsiveness.</w:delText>
        </w:r>
      </w:del>
    </w:p>
    <w:p w:rsidR="00000000" w:rsidDel="00000000" w:rsidP="00000000" w:rsidRDefault="00000000" w:rsidRPr="00000000" w14:paraId="00000630">
      <w:pPr>
        <w:numPr>
          <w:ilvl w:val="0"/>
          <w:numId w:val="3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Buttons have consistent styling with hover effects.</w:delText>
        </w:r>
      </w:del>
    </w:p>
    <w:p w:rsidR="00000000" w:rsidDel="00000000" w:rsidP="00000000" w:rsidRDefault="00000000" w:rsidRPr="00000000" w14:paraId="00000631">
      <w:pPr>
        <w:numPr>
          <w:ilvl w:val="0"/>
          <w:numId w:val="33"/>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Input fields and result blocks have adequate padding, shadows, and rounded corners for modern aesthetics.</w:delText>
        </w:r>
      </w:del>
    </w:p>
    <w:p w:rsidR="00000000" w:rsidDel="00000000" w:rsidP="00000000" w:rsidRDefault="00000000" w:rsidRPr="00000000" w14:paraId="00000632">
      <w:pPr>
        <w:numPr>
          <w:ilvl w:val="0"/>
          <w:numId w:val="33"/>
        </w:numPr>
        <w:spacing w:after="24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Overall color scheme supports readability on a dark background.</w:delText>
        </w:r>
      </w:del>
    </w:p>
    <w:p w:rsidR="00000000" w:rsidDel="00000000" w:rsidP="00000000" w:rsidRDefault="00000000" w:rsidRPr="00000000" w14:paraId="00000633">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1sopjzy4ldco" w:id="25"/>
        <w:bookmarkEnd w:id="25"/>
        <w:r w:rsidDel="00000000" w:rsidR="00000000" w:rsidRPr="00000000">
          <w:rPr>
            <w:sz w:val="10"/>
            <w:szCs w:val="10"/>
            <w:rtl w:val="0"/>
            <w:rPrChange w:author="PREMA" w:id="49" w:date="2026-09-24T03:49:43Z">
              <w:rPr>
                <w:rFonts w:ascii="Cambria" w:cs="Cambria" w:eastAsia="Cambria" w:hAnsi="Cambria"/>
                <w:b w:val="1"/>
                <w:bCs w:val="1"/>
                <w:color w:val="000000"/>
                <w:sz w:val="26"/>
                <w:szCs w:val="26"/>
              </w:rPr>
            </w:rPrChange>
          </w:rPr>
          <w:delText xml:space="preserve"> </w:delText>
        </w:r>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Create Separate Pages for Each Core Functionality</w:delText>
        </w:r>
      </w:del>
    </w:p>
    <w:p w:rsidR="00000000" w:rsidDel="00000000" w:rsidP="00000000" w:rsidRDefault="00000000" w:rsidRPr="00000000" w14:paraId="00000634">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Three Jinja2-powered HTML templates were created under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/templates</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635">
      <w:pPr>
        <w:numPr>
          <w:ilvl w:val="0"/>
          <w:numId w:val="20"/>
        </w:numPr>
        <w:spacing w:after="0" w:afterAutospacing="0" w:before="24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index.html: A user input form with fields for fitness goal, intensity, and basic personal information.</w:delText>
        </w:r>
      </w:del>
    </w:p>
    <w:p w:rsidR="00000000" w:rsidDel="00000000" w:rsidP="00000000" w:rsidRDefault="00000000" w:rsidRPr="00000000" w14:paraId="00000636">
      <w:pPr>
        <w:numPr>
          <w:ilvl w:val="0"/>
          <w:numId w:val="20"/>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result.html: Displays the 7-day AI generated workout plan, a nutrition tip, and accepts user feedback.</w:delText>
        </w:r>
      </w:del>
    </w:p>
    <w:p w:rsidR="00000000" w:rsidDel="00000000" w:rsidP="00000000" w:rsidRDefault="00000000" w:rsidRPr="00000000" w14:paraId="00000637">
      <w:pPr>
        <w:numPr>
          <w:ilvl w:val="0"/>
          <w:numId w:val="20"/>
        </w:numPr>
        <w:spacing w:after="24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all_users.html: Admin panel to view and delete users and review both original and updated plans.</w:delText>
        </w:r>
      </w:del>
    </w:p>
    <w:p w:rsidR="00000000" w:rsidDel="00000000" w:rsidP="00000000" w:rsidRDefault="00000000" w:rsidRPr="00000000" w14:paraId="00000638">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Templates are modular, and UI transitions smoothly between steps.</w:delText>
        </w:r>
      </w:del>
    </w:p>
    <w:p w:rsidR="00000000" w:rsidDel="00000000" w:rsidP="00000000" w:rsidRDefault="00000000" w:rsidRPr="00000000" w14:paraId="00000639">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Forms are submitted to specific FastAPI endpoints via POST methods</w:delText>
        </w:r>
      </w:del>
    </w:p>
    <w:p w:rsidR="00000000" w:rsidDel="00000000" w:rsidP="00000000" w:rsidRDefault="00000000" w:rsidRPr="00000000" w14:paraId="0000063A">
      <w:pPr>
        <w:pStyle w:val="Heading2"/>
        <w:keepNext w:val="0"/>
        <w:keepLines w:val="0"/>
        <w:spacing w:after="80"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bookmarkStart w:colFirst="0" w:colLast="0" w:name="_5hvkd9trf073" w:id="26"/>
        <w:bookmarkEnd w:id="26"/>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4.2 Creating Dynamic Templates with FastAPI’s Jinja2</w:delText>
        </w:r>
      </w:del>
    </w:p>
    <w:p w:rsidR="00000000" w:rsidDel="00000000" w:rsidP="00000000" w:rsidRDefault="00000000" w:rsidRPr="00000000" w14:paraId="0000063B">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Integrate Jinja2 Templating for Dynamic Content Rendering</w:delText>
        </w:r>
      </w:del>
    </w:p>
    <w:p w:rsidR="00000000" w:rsidDel="00000000" w:rsidP="00000000" w:rsidRDefault="00000000" w:rsidRPr="00000000" w14:paraId="0000063C">
      <w:pPr>
        <w:numPr>
          <w:ilvl w:val="0"/>
          <w:numId w:val="18"/>
        </w:numPr>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Used FastAPI’s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Jinja2Templates</w:delText>
        </w:r>
        <w:r w:rsidDel="00000000" w:rsidR="00000000" w:rsidRPr="00000000">
          <w:rPr>
            <w:sz w:val="10"/>
            <w:szCs w:val="10"/>
            <w:rtl w:val="0"/>
            <w:rPrChange w:author="PREMA" w:id="49" w:date="2026-09-24T03:49:43Z">
              <w:rPr>
                <w:rFonts w:ascii="Cambria" w:cs="Cambria" w:eastAsia="Cambria" w:hAnsi="Cambria"/>
              </w:rPr>
            </w:rPrChange>
          </w:rPr>
          <w:delText xml:space="preserve"> for template rendering:</w:delText>
        </w:r>
      </w:del>
    </w:p>
    <w:p w:rsidR="00000000" w:rsidDel="00000000" w:rsidP="00000000" w:rsidRDefault="00000000" w:rsidRPr="00000000" w14:paraId="0000063D">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3E">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3F">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from fastapi.templating import Jinja2Templates</w:delText>
        </w:r>
      </w:del>
    </w:p>
    <w:p w:rsidR="00000000" w:rsidDel="00000000" w:rsidP="00000000" w:rsidRDefault="00000000" w:rsidRPr="00000000" w14:paraId="00000640">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BASE_DIR = os.path.dirname(os.path.abspath(__file__))</w:delText>
        </w:r>
      </w:del>
    </w:p>
    <w:p w:rsidR="00000000" w:rsidDel="00000000" w:rsidP="00000000" w:rsidRDefault="00000000" w:rsidRPr="00000000" w14:paraId="00000641">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TEMPLATE_DIR = os.path.join(BASE_DIR, "templates")</w:delText>
        </w:r>
      </w:del>
    </w:p>
    <w:p w:rsidR="00000000" w:rsidDel="00000000" w:rsidP="00000000" w:rsidRDefault="00000000" w:rsidRPr="00000000" w14:paraId="00000642">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templates = Jinja2Templates(directory=TEMPLATE_DIR)</w:delText>
        </w:r>
      </w:del>
    </w:p>
    <w:p w:rsidR="00000000" w:rsidDel="00000000" w:rsidP="00000000" w:rsidRDefault="00000000" w:rsidRPr="00000000" w14:paraId="00000643">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44">
      <w:pPr>
        <w:numPr>
          <w:ilvl w:val="0"/>
          <w:numId w:val="2"/>
        </w:numPr>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Each route uses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TemplateResponse</w:delText>
        </w:r>
        <w:r w:rsidDel="00000000" w:rsidR="00000000" w:rsidRPr="00000000">
          <w:rPr>
            <w:sz w:val="10"/>
            <w:szCs w:val="10"/>
            <w:rtl w:val="0"/>
            <w:rPrChange w:author="PREMA" w:id="49" w:date="2026-09-24T03:49:43Z">
              <w:rPr>
                <w:rFonts w:ascii="Cambria" w:cs="Cambria" w:eastAsia="Cambria" w:hAnsi="Cambria"/>
              </w:rPr>
            </w:rPrChange>
          </w:rPr>
          <w:delText xml:space="preserve"> to render the proper HTML with passed context:</w:delText>
        </w:r>
      </w:del>
    </w:p>
    <w:p w:rsidR="00000000" w:rsidDel="00000000" w:rsidP="00000000" w:rsidRDefault="00000000" w:rsidRPr="00000000" w14:paraId="00000645">
      <w:pPr>
        <w:ind w:left="72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3024188" cy="1627914"/>
              <wp:effectExtent b="0" l="0" r="0" t="0"/>
              <wp:docPr id="4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p>
    <w:p w:rsidR="00000000" w:rsidDel="00000000" w:rsidP="00000000" w:rsidRDefault="00000000" w:rsidRPr="00000000" w14:paraId="00000646">
      <w:pPr>
        <w:numPr>
          <w:ilvl w:val="0"/>
          <w:numId w:val="13"/>
        </w:numPr>
        <w:ind w:left="144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This allows dynamic plan and nutrition tip display after form submission.</w:delText>
        </w:r>
      </w:del>
    </w:p>
    <w:p w:rsidR="00000000" w:rsidDel="00000000" w:rsidP="00000000" w:rsidRDefault="00000000" w:rsidRPr="00000000" w14:paraId="00000647">
      <w:pPr>
        <w:pStyle w:val="Heading3"/>
        <w:keepNext w:val="0"/>
        <w:keepLines w:val="0"/>
        <w:spacing w:before="280" w:lineRule="auto"/>
        <w:rPr>
          <w:ins w:author="Yunus Sheriff Yasar Sheriff" w:id="121" w:date="2026-09-24T09:15:08Z"/>
          <w:del w:author="PREMA" w:id="30" w:date="2026-09-24T03:49:43Z"/>
          <w:sz w:val="10"/>
          <w:szCs w:val="10"/>
          <w:rPrChange w:author="PREMA" w:id="49" w:date="2026-09-24T03:49:43Z">
            <w:rPr>
              <w:rFonts w:ascii="Cambria" w:cs="Cambria" w:eastAsia="Cambria" w:hAnsi="Cambria"/>
            </w:rPr>
          </w:rPrChange>
        </w:rPr>
      </w:pPr>
      <w:ins w:author="Yunus Sheriff Yasar Sheriff" w:id="121" w:date="2026-09-24T09:15:08Z">
        <w:del w:author="PREMA" w:id="30" w:date="2026-09-24T03:49:43Z">
          <w:bookmarkStart w:colFirst="0" w:colLast="0" w:name="_dtxz0k4b8orm" w:id="27"/>
          <w:bookmarkEnd w:id="27"/>
          <w:r w:rsidDel="00000000" w:rsidR="00000000" w:rsidRPr="00000000">
            <w:rPr>
              <w:rtl w:val="0"/>
            </w:rPr>
          </w:r>
        </w:del>
      </w:ins>
    </w:p>
    <w:p w:rsidR="00000000" w:rsidDel="00000000" w:rsidP="00000000" w:rsidRDefault="00000000" w:rsidRPr="00000000" w14:paraId="00000648">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lerxnj1mc1wp" w:id="28"/>
        <w:bookmarkEnd w:id="28"/>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Bind Backend Data to HTML Templates</w:delText>
        </w:r>
      </w:del>
    </w:p>
    <w:p w:rsidR="00000000" w:rsidDel="00000000" w:rsidP="00000000" w:rsidRDefault="00000000" w:rsidRPr="00000000" w14:paraId="00000649">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b w:val="1"/>
              <w:bCs w:val="1"/>
              <w:color w:val="188038"/>
              <w:sz w:val="22"/>
              <w:szCs w:val="22"/>
            </w:rPr>
          </w:rPrChange>
        </w:rPr>
      </w:pPr>
      <w:del w:author="PREMA" w:id="30" w:date="2026-09-24T03:49:43Z">
        <w:bookmarkStart w:colFirst="0" w:colLast="0" w:name="_ldqjbc144pgq" w:id="29"/>
        <w:bookmarkEnd w:id="29"/>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b w:val="1"/>
                <w:bCs w:val="1"/>
                <w:color w:val="188038"/>
                <w:sz w:val="22"/>
                <w:szCs w:val="22"/>
              </w:rPr>
            </w:rPrChange>
          </w:rPr>
          <w:delText xml:space="preserve">index.html</w:delText>
        </w:r>
      </w:del>
    </w:p>
    <w:p w:rsidR="00000000" w:rsidDel="00000000" w:rsidP="00000000" w:rsidRDefault="00000000" w:rsidRPr="00000000" w14:paraId="0000064A">
      <w:pPr>
        <w:numPr>
          <w:ilvl w:val="0"/>
          <w:numId w:val="34"/>
        </w:numPr>
        <w:spacing w:after="0" w:afterAutospacing="0" w:before="24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Form elements use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name="..."</w:delText>
        </w:r>
        <w:r w:rsidDel="00000000" w:rsidR="00000000" w:rsidRPr="00000000">
          <w:rPr>
            <w:sz w:val="10"/>
            <w:szCs w:val="10"/>
            <w:rtl w:val="0"/>
            <w:rPrChange w:author="PREMA" w:id="49" w:date="2026-09-24T03:49:43Z">
              <w:rPr>
                <w:rFonts w:ascii="Cambria" w:cs="Cambria" w:eastAsia="Cambria" w:hAnsi="Cambria"/>
              </w:rPr>
            </w:rPrChange>
          </w:rPr>
          <w:delText xml:space="preserve"> to bind to backend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Form(...)</w:delText>
        </w:r>
        <w:r w:rsidDel="00000000" w:rsidR="00000000" w:rsidRPr="00000000">
          <w:rPr>
            <w:sz w:val="10"/>
            <w:szCs w:val="10"/>
            <w:rtl w:val="0"/>
            <w:rPrChange w:author="PREMA" w:id="49" w:date="2026-09-24T03:49:43Z">
              <w:rPr>
                <w:rFonts w:ascii="Cambria" w:cs="Cambria" w:eastAsia="Cambria" w:hAnsi="Cambria"/>
              </w:rPr>
            </w:rPrChange>
          </w:rPr>
          <w:delText xml:space="preserve"> parameters.</w:delText>
        </w:r>
      </w:del>
    </w:p>
    <w:p w:rsidR="00000000" w:rsidDel="00000000" w:rsidP="00000000" w:rsidRDefault="00000000" w:rsidRPr="00000000" w14:paraId="0000064B">
      <w:pPr>
        <w:numPr>
          <w:ilvl w:val="0"/>
          <w:numId w:val="34"/>
        </w:numPr>
        <w:spacing w:after="24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Submits data to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/generate-workout</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64C">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b w:val="1"/>
              <w:bCs w:val="1"/>
              <w:color w:val="188038"/>
              <w:sz w:val="22"/>
              <w:szCs w:val="22"/>
            </w:rPr>
          </w:rPrChange>
        </w:rPr>
      </w:pPr>
      <w:del w:author="PREMA" w:id="30" w:date="2026-09-24T03:49:43Z">
        <w:bookmarkStart w:colFirst="0" w:colLast="0" w:name="_6kq8sq8xqtf0" w:id="30"/>
        <w:bookmarkEnd w:id="30"/>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b w:val="1"/>
                <w:bCs w:val="1"/>
                <w:color w:val="188038"/>
                <w:sz w:val="22"/>
                <w:szCs w:val="22"/>
              </w:rPr>
            </w:rPrChange>
          </w:rPr>
          <w:delText xml:space="preserve">result.html</w:delText>
        </w:r>
      </w:del>
    </w:p>
    <w:p w:rsidR="00000000" w:rsidDel="00000000" w:rsidP="00000000" w:rsidRDefault="00000000" w:rsidRPr="00000000" w14:paraId="0000064D">
      <w:pPr>
        <w:numPr>
          <w:ilvl w:val="0"/>
          <w:numId w:val="31"/>
        </w:numPr>
        <w:spacing w:after="0" w:afterAutospacing="0" w:before="24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Uses:</w:delText>
        </w:r>
      </w:del>
    </w:p>
    <w:p w:rsidR="00000000" w:rsidDel="00000000" w:rsidP="00000000" w:rsidRDefault="00000000" w:rsidRPr="00000000" w14:paraId="0000064E">
      <w:pPr>
        <w:numPr>
          <w:ilvl w:val="1"/>
          <w:numId w:val="31"/>
        </w:numPr>
        <w:spacing w:after="0" w:afterAutospacing="0" w:before="0" w:beforeAutospacing="0" w:lineRule="auto"/>
        <w:ind w:left="144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 username }}</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 goal }}</w:delText>
        </w:r>
        <w:r w:rsidDel="00000000" w:rsidR="00000000" w:rsidRPr="00000000">
          <w:rPr>
            <w:sz w:val="10"/>
            <w:szCs w:val="10"/>
            <w:rtl w:val="0"/>
            <w:rPrChange w:author="PREMA" w:id="49" w:date="2026-09-24T03:49:43Z">
              <w:rPr>
                <w:rFonts w:ascii="Cambria" w:cs="Cambria" w:eastAsia="Cambria" w:hAnsi="Cambria"/>
              </w:rPr>
            </w:rPrChange>
          </w:rPr>
          <w:delText xml:space="preserv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 intensity }}</w:delText>
        </w:r>
        <w:r w:rsidDel="00000000" w:rsidR="00000000" w:rsidRPr="00000000">
          <w:rPr>
            <w:sz w:val="10"/>
            <w:szCs w:val="10"/>
            <w:rtl w:val="0"/>
            <w:rPrChange w:author="PREMA" w:id="49" w:date="2026-09-24T03:49:43Z">
              <w:rPr>
                <w:rFonts w:ascii="Cambria" w:cs="Cambria" w:eastAsia="Cambria" w:hAnsi="Cambria"/>
              </w:rPr>
            </w:rPrChange>
          </w:rPr>
          <w:delText xml:space="preserve">, etc. to show user data.</w:delText>
        </w:r>
      </w:del>
    </w:p>
    <w:p w:rsidR="00000000" w:rsidDel="00000000" w:rsidP="00000000" w:rsidRDefault="00000000" w:rsidRPr="00000000" w14:paraId="0000064F">
      <w:pPr>
        <w:numPr>
          <w:ilvl w:val="1"/>
          <w:numId w:val="31"/>
        </w:numPr>
        <w:spacing w:after="0" w:afterAutospacing="0" w:before="0" w:beforeAutospacing="0" w:lineRule="auto"/>
        <w:ind w:left="144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color w:val="188038"/>
              </w:rPr>
            </w:rPrChange>
          </w:rPr>
          <w:delText xml:space="preserve">{{ workout_plan }}</w:delText>
        </w:r>
        <w:r w:rsidDel="00000000" w:rsidR="00000000" w:rsidRPr="00000000">
          <w:rPr>
            <w:sz w:val="10"/>
            <w:szCs w:val="10"/>
            <w:rtl w:val="0"/>
            <w:rPrChange w:author="PREMA" w:id="49" w:date="2026-09-24T03:49:43Z">
              <w:rPr>
                <w:rFonts w:ascii="Cambria" w:cs="Cambria" w:eastAsia="Cambria" w:hAnsi="Cambria"/>
              </w:rPr>
            </w:rPrChange>
          </w:rPr>
          <w:delText xml:space="preserve"> and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 nutrition_tip }}</w:delText>
        </w:r>
        <w:r w:rsidDel="00000000" w:rsidR="00000000" w:rsidRPr="00000000">
          <w:rPr>
            <w:sz w:val="10"/>
            <w:szCs w:val="10"/>
            <w:rtl w:val="0"/>
            <w:rPrChange w:author="PREMA" w:id="49" w:date="2026-09-24T03:49:43Z">
              <w:rPr>
                <w:rFonts w:ascii="Cambria" w:cs="Cambria" w:eastAsia="Cambria" w:hAnsi="Cambria"/>
              </w:rPr>
            </w:rPrChange>
          </w:rPr>
          <w:delText xml:space="preserve"> to show AI-generated results.</w:delText>
        </w:r>
      </w:del>
    </w:p>
    <w:p w:rsidR="00000000" w:rsidDel="00000000" w:rsidP="00000000" w:rsidRDefault="00000000" w:rsidRPr="00000000" w14:paraId="00000650">
      <w:pPr>
        <w:numPr>
          <w:ilvl w:val="0"/>
          <w:numId w:val="31"/>
        </w:numPr>
        <w:spacing w:after="240" w:before="0" w:beforeAutospacing="0" w:lineRule="auto"/>
        <w:ind w:left="0" w:hanging="360"/>
        <w:rPr>
          <w:del w:author="PREMA" w:id="30" w:date="2026-09-24T03:49:43Z"/>
          <w:rFonts w:ascii="Cambria" w:cs="Cambria" w:eastAsia="Cambria" w:hAnsi="Cambria"/>
        </w:rPr>
        <w:pPrChange w:author="STEBINA ESTHER A" w:id="0" w:date="2026-09-24T07:16:11Z">
          <w:pPr>
            <w:numPr>
              <w:ilvl w:val="0"/>
              <w:numId w:val="31"/>
            </w:numPr>
            <w:spacing w:after="240" w:before="240" w:lineRule="auto"/>
            <w:ind w:left="720" w:hanging="360"/>
          </w:pPr>
        </w:pPrChange>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Includes a feedback form submitted via POST to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/submit-feedback</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651">
      <w:pPr>
        <w:pStyle w:val="Heading4"/>
        <w:keepNext w:val="0"/>
        <w:keepLines w:val="0"/>
        <w:spacing w:after="40" w:before="240" w:lineRule="auto"/>
        <w:rPr>
          <w:del w:author="PREMA" w:id="30" w:date="2026-09-24T03:49:43Z"/>
          <w:sz w:val="10"/>
          <w:szCs w:val="10"/>
          <w:rPrChange w:author="PREMA" w:id="49" w:date="2026-09-24T03:49:43Z">
            <w:rPr>
              <w:rFonts w:ascii="Cambria" w:cs="Cambria" w:eastAsia="Cambria" w:hAnsi="Cambria"/>
              <w:b w:val="1"/>
              <w:bCs w:val="1"/>
              <w:color w:val="188038"/>
              <w:sz w:val="22"/>
              <w:szCs w:val="22"/>
            </w:rPr>
          </w:rPrChange>
        </w:rPr>
      </w:pPr>
      <w:del w:author="PREMA" w:id="30" w:date="2026-09-24T03:49:43Z">
        <w:bookmarkStart w:colFirst="0" w:colLast="0" w:name="_c3353cuf433r" w:id="31"/>
        <w:bookmarkEnd w:id="31"/>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49" w:date="2026-09-24T03:49:43Z">
              <w:rPr>
                <w:rFonts w:ascii="Cambria" w:cs="Cambria" w:eastAsia="Cambria" w:hAnsi="Cambria"/>
                <w:b w:val="1"/>
                <w:bCs w:val="1"/>
                <w:color w:val="188038"/>
                <w:sz w:val="22"/>
                <w:szCs w:val="22"/>
              </w:rPr>
            </w:rPrChange>
          </w:rPr>
          <w:delText xml:space="preserve">all_users.html</w:delText>
        </w:r>
      </w:del>
    </w:p>
    <w:p w:rsidR="00000000" w:rsidDel="00000000" w:rsidP="00000000" w:rsidRDefault="00000000" w:rsidRPr="00000000" w14:paraId="00000652">
      <w:pPr>
        <w:numPr>
          <w:ilvl w:val="0"/>
          <w:numId w:val="6"/>
        </w:numPr>
        <w:spacing w:after="240" w:before="24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2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p>
    <w:p w:rsidR="00000000" w:rsidDel="00000000" w:rsidP="00000000" w:rsidRDefault="00000000" w:rsidRPr="00000000" w14:paraId="00000653">
      <w:pPr>
        <w:spacing w:after="240" w:before="240" w:lineRule="auto"/>
        <w:ind w:left="72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ins w:author="Amresh Babu" w:id="123" w:date="2026-09-23T07:36:29Z">
        <w:del w:author="PREMA" w:id="30" w:date="2026-09-24T03:49:43Z">
          <w:r w:rsidDel="00000000" w:rsidR="00000000" w:rsidRPr="00000000">
            <w:drawing>
              <wp:anchor allowOverlap="1" behindDoc="1" distB="114300" distT="114300" distL="114300" distR="114300" hidden="0" layoutInCell="1" locked="0" relativeHeight="0" simplePos="0">
                <wp:simplePos x="0" y="0"/>
                <wp:positionH relativeFrom="column">
                  <wp:posOffset>695325</wp:posOffset>
                </wp:positionH>
                <wp:positionV relativeFrom="paragraph">
                  <wp:posOffset>347165</wp:posOffset>
                </wp:positionV>
                <wp:extent cx="3503279" cy="1660322"/>
                <wp:effectExtent b="0" l="0" r="0" t="0"/>
                <wp:wrapNone/>
                <wp:docPr id="2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ins>
      <w:del w:author="PREMA" w:id="30" w:date="2026-09-24T03:49:43Z"/>
    </w:p>
    <w:p w:rsidR="00000000" w:rsidDel="00000000" w:rsidP="00000000" w:rsidRDefault="00000000" w:rsidRPr="00000000" w14:paraId="00000654">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ins w:author="Alif Nisha" w:id="124" w:date="2026-09-24T05:26:03Z">
        <w:del w:author="PREMA" w:id="30" w:date="2026-09-24T03:49:43Z">
          <w:r w:rsidDel="00000000" w:rsidR="00000000" w:rsidRPr="00000000">
            <w:drawing>
              <wp:anchor allowOverlap="1" behindDoc="1" distB="114300" distT="114300" distL="114300" distR="114300" hidden="0" layoutInCell="1" locked="0" relativeHeight="0" simplePos="0">
                <wp:simplePos x="0" y="0"/>
                <wp:positionH relativeFrom="column">
                  <wp:posOffset>409575</wp:posOffset>
                </wp:positionH>
                <wp:positionV relativeFrom="paragraph">
                  <wp:posOffset>168531</wp:posOffset>
                </wp:positionV>
                <wp:extent cx="3503279" cy="1660322"/>
                <wp:effectExtent b="0" l="0" r="0" t="0"/>
                <wp:wrapNone/>
                <wp:docPr id="26" name="image12.png"/>
                <a:graphic>
                  <a:graphicData uri="http://schemas.openxmlformats.org/drawingml/2006/picture">
                    <pic:pic>
                      <pic:nvPicPr>
                        <pic:cNvPr id="0" name="image12.png"/>
                        <pic:cNvPicPr preferRelativeResize="0"/>
                      </pic:nvPicPr>
                      <pic:blipFill>
                        <a:blip r:embed="rId25"/>
                        <a:srcRect b="12644" l="-37772" r="37772" t="-12644"/>
                        <a:stretch>
                          <a:fillRect/>
                        </a:stretch>
                      </pic:blipFill>
                      <pic:spPr>
                        <a:xfrm>
                          <a:off x="0" y="0"/>
                          <a:ext cx="3503279" cy="1660322"/>
                        </a:xfrm>
                        <a:prstGeom prst="rect"/>
                        <a:ln/>
                      </pic:spPr>
                    </pic:pic>
                  </a:graphicData>
                </a:graphic>
              </wp:anchor>
            </w:drawing>
          </w:r>
        </w:del>
      </w:ins>
      <w:del w:author="PREMA" w:id="30" w:date="2026-09-24T03:49:43Z"/>
    </w:p>
    <w:p w:rsidR="00000000" w:rsidDel="00000000" w:rsidP="00000000" w:rsidRDefault="00000000" w:rsidRPr="00000000" w14:paraId="00000655">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56">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57">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58">
      <w:pPr>
        <w:spacing w:after="240" w:before="240" w:lineRule="auto"/>
        <w:ind w:left="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59">
      <w:pPr>
        <w:spacing w:after="240" w:before="240" w:lineRule="auto"/>
        <w:ind w:left="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5A">
      <w:pPr>
        <w:pStyle w:val="Heading3"/>
        <w:keepNext w:val="0"/>
        <w:keepLines w:val="0"/>
        <w:widowControl w:val="0"/>
        <w:spacing w:before="280" w:line="240" w:lineRule="auto"/>
        <w:rPr>
          <w:del w:author="PREMA" w:id="30" w:date="2026-09-24T03:49:43Z"/>
          <w:sz w:val="10"/>
          <w:szCs w:val="10"/>
          <w:rPrChange w:author="PREMA" w:id="49" w:date="2026-09-24T03:49:43Z">
            <w:rPr>
              <w:rFonts w:ascii="Cambria" w:cs="Cambria" w:eastAsia="Cambria" w:hAnsi="Cambria"/>
              <w:b w:val="1"/>
              <w:bCs w:val="1"/>
              <w:color w:val="000000"/>
              <w:sz w:val="24"/>
              <w:szCs w:val="24"/>
            </w:rPr>
          </w:rPrChange>
        </w:rPr>
      </w:pPr>
      <w:del w:author="PREMA" w:id="30" w:date="2026-09-24T03:49:43Z">
        <w:bookmarkStart w:colFirst="0" w:colLast="0" w:name="_mjvixaa2y48k" w:id="32"/>
        <w:bookmarkEnd w:id="32"/>
        <w:r w:rsidDel="00000000" w:rsidR="00000000" w:rsidRPr="00000000">
          <w:rPr>
            <w:sz w:val="10"/>
            <w:szCs w:val="10"/>
            <w:rtl w:val="0"/>
            <w:rPrChange w:author="PREMA" w:id="49" w:date="2026-09-24T03:49:43Z">
              <w:rPr>
                <w:rFonts w:ascii="Cambria" w:cs="Cambria" w:eastAsia="Cambria" w:hAnsi="Cambria"/>
                <w:b w:val="1"/>
                <w:bCs w:val="1"/>
                <w:color w:val="000000"/>
                <w:sz w:val="24"/>
                <w:szCs w:val="24"/>
              </w:rPr>
            </w:rPrChange>
          </w:rPr>
          <w:delText xml:space="preserve">Milestone 5. Deployment</w:delText>
        </w:r>
      </w:del>
    </w:p>
    <w:p w:rsidR="00000000" w:rsidDel="00000000" w:rsidP="00000000" w:rsidRDefault="00000000" w:rsidRPr="00000000" w14:paraId="0000065B">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Now, the focus is on deploying the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FitBuddy</w:delText>
        </w:r>
        <w:r w:rsidDel="00000000" w:rsidR="00000000" w:rsidRPr="00000000">
          <w:rPr>
            <w:sz w:val="10"/>
            <w:szCs w:val="10"/>
            <w:rtl w:val="0"/>
            <w:rPrChange w:author="PREMA" w:id="49" w:date="2026-09-24T03:49:43Z">
              <w:rPr>
                <w:rFonts w:ascii="Cambria" w:cs="Cambria" w:eastAsia="Cambria" w:hAnsi="Cambria"/>
              </w:rPr>
            </w:rPrChange>
          </w:rPr>
          <w:delText xml:space="preserve"> application on a local system using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FastAPI</w:delText>
        </w:r>
        <w:r w:rsidDel="00000000" w:rsidR="00000000" w:rsidRPr="00000000">
          <w:rPr>
            <w:sz w:val="10"/>
            <w:szCs w:val="10"/>
            <w:rtl w:val="0"/>
            <w:rPrChange w:author="PREMA" w:id="49" w:date="2026-09-24T03:49:43Z">
              <w:rPr>
                <w:rFonts w:ascii="Cambria" w:cs="Cambria" w:eastAsia="Cambria" w:hAnsi="Cambria"/>
              </w:rPr>
            </w:rPrChange>
          </w:rPr>
          <w:delText xml:space="preserve"> and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Uvicorn</w:delText>
        </w:r>
        <w:r w:rsidDel="00000000" w:rsidR="00000000" w:rsidRPr="00000000">
          <w:rPr>
            <w:sz w:val="10"/>
            <w:szCs w:val="10"/>
            <w:rtl w:val="0"/>
            <w:rPrChange w:author="PREMA" w:id="49" w:date="2026-09-24T03:49:43Z">
              <w:rPr>
                <w:rFonts w:ascii="Cambria" w:cs="Cambria" w:eastAsia="Cambria" w:hAnsi="Cambria"/>
              </w:rPr>
            </w:rPrChange>
          </w:rPr>
          <w:delText xml:space="preserve">. The app uses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HTML templates rendered with Jinja2</w:delText>
        </w:r>
        <w:r w:rsidDel="00000000" w:rsidR="00000000" w:rsidRPr="00000000">
          <w:rPr>
            <w:sz w:val="10"/>
            <w:szCs w:val="10"/>
            <w:rtl w:val="0"/>
            <w:rPrChange w:author="PREMA" w:id="49" w:date="2026-09-24T03:49:43Z">
              <w:rPr>
                <w:rFonts w:ascii="Cambria" w:cs="Cambria" w:eastAsia="Cambria" w:hAnsi="Cambria"/>
              </w:rPr>
            </w:rPrChange>
          </w:rPr>
          <w:delText xml:space="preserve">, alongside AI services powered by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Gemini</w:delText>
        </w:r>
        <w:r w:rsidDel="00000000" w:rsidR="00000000" w:rsidRPr="00000000">
          <w:rPr>
            <w:sz w:val="10"/>
            <w:szCs w:val="10"/>
            <w:rtl w:val="0"/>
            <w:rPrChange w:author="PREMA" w:id="49" w:date="2026-09-24T03:49:43Z">
              <w:rPr>
                <w:rFonts w:ascii="Cambria" w:cs="Cambria" w:eastAsia="Cambria" w:hAnsi="Cambria"/>
              </w:rPr>
            </w:rPrChange>
          </w:rPr>
          <w:delText xml:space="preserve">. This milestone ensures all environment dependencies are correctly installed, and the app runs smoothly on a local server, preparing it for future deployment on cloud platforms.</w:delText>
        </w:r>
      </w:del>
    </w:p>
    <w:p w:rsidR="00000000" w:rsidDel="00000000" w:rsidP="00000000" w:rsidRDefault="00000000" w:rsidRPr="00000000" w14:paraId="0000065C">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5D">
      <w:pPr>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Activity 5.1: Preparing the Application for Local Deployment</w:delText>
        </w:r>
      </w:del>
    </w:p>
    <w:p w:rsidR="00000000" w:rsidDel="00000000" w:rsidP="00000000" w:rsidRDefault="00000000" w:rsidRPr="00000000" w14:paraId="0000065E">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5F">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Set up a virtual environment </w:delText>
        </w:r>
      </w:del>
    </w:p>
    <w:p w:rsidR="00000000" w:rsidDel="00000000" w:rsidP="00000000" w:rsidRDefault="00000000" w:rsidRPr="00000000" w14:paraId="00000660">
      <w:pPr>
        <w:numPr>
          <w:ilvl w:val="0"/>
          <w:numId w:val="4"/>
        </w:numPr>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Create a virtual environment to manage dependencies and isolate the FitBuddy project from other environments.</w:delText>
        </w:r>
      </w:del>
    </w:p>
    <w:p w:rsidR="00000000" w:rsidDel="00000000" w:rsidP="00000000" w:rsidRDefault="00000000" w:rsidRPr="00000000" w14:paraId="00000661">
      <w:pPr>
        <w:numPr>
          <w:ilvl w:val="0"/>
          <w:numId w:val="4"/>
        </w:numPr>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Activate the environment and install all necessary dependencies listed in the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requirements.txt</w:delText>
        </w:r>
        <w:r w:rsidDel="00000000" w:rsidR="00000000" w:rsidRPr="00000000">
          <w:rPr>
            <w:sz w:val="10"/>
            <w:szCs w:val="10"/>
            <w:rtl w:val="0"/>
            <w:rPrChange w:author="PREMA" w:id="49" w:date="2026-09-24T03:49:43Z">
              <w:rPr>
                <w:rFonts w:ascii="Cambria" w:cs="Cambria" w:eastAsia="Cambria" w:hAnsi="Cambria"/>
              </w:rPr>
            </w:rPrChange>
          </w:rPr>
          <w:delText xml:space="preserve"> file, including FastAPI, Uvicorn, SQLAlchemy, and Google Generative AI SDK.</w:delText>
        </w:r>
      </w:del>
    </w:p>
    <w:p w:rsidR="00000000" w:rsidDel="00000000" w:rsidP="00000000" w:rsidRDefault="00000000" w:rsidRPr="00000000" w14:paraId="00000662">
      <w:pPr>
        <w:ind w:left="72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python -m venv venv</w:delText>
        </w:r>
      </w:del>
    </w:p>
    <w:p w:rsidR="00000000" w:rsidDel="00000000" w:rsidP="00000000" w:rsidRDefault="00000000" w:rsidRPr="00000000" w14:paraId="00000663">
      <w:pPr>
        <w:ind w:left="72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source venv/bin/activate  # On Windows: venv\Scripts\activate</w:delText>
        </w:r>
      </w:del>
    </w:p>
    <w:p w:rsidR="00000000" w:rsidDel="00000000" w:rsidP="00000000" w:rsidRDefault="00000000" w:rsidRPr="00000000" w14:paraId="00000664">
      <w:pPr>
        <w:ind w:left="72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pip install -r requirements.txt</w:delText>
        </w:r>
      </w:del>
    </w:p>
    <w:p w:rsidR="00000000" w:rsidDel="00000000" w:rsidP="00000000" w:rsidRDefault="00000000" w:rsidRPr="00000000" w14:paraId="00000665">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66">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Configure environment variables</w:delText>
        </w:r>
      </w:del>
    </w:p>
    <w:p w:rsidR="00000000" w:rsidDel="00000000" w:rsidP="00000000" w:rsidRDefault="00000000" w:rsidRPr="00000000" w14:paraId="00000667">
      <w:pPr>
        <w:numPr>
          <w:ilvl w:val="0"/>
          <w:numId w:val="3"/>
        </w:numPr>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Use environment variables to store sensitive data such as the Gemini API Key.</w:delText>
        </w:r>
      </w:del>
    </w:p>
    <w:p w:rsidR="00000000" w:rsidDel="00000000" w:rsidP="00000000" w:rsidRDefault="00000000" w:rsidRPr="00000000" w14:paraId="00000668">
      <w:pPr>
        <w:numPr>
          <w:ilvl w:val="0"/>
          <w:numId w:val="3"/>
        </w:numPr>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These variables can be set directly in the terminal or added to a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.env</w:delText>
        </w:r>
        <w:r w:rsidDel="00000000" w:rsidR="00000000" w:rsidRPr="00000000">
          <w:rPr>
            <w:sz w:val="10"/>
            <w:szCs w:val="10"/>
            <w:rtl w:val="0"/>
            <w:rPrChange w:author="PREMA" w:id="49" w:date="2026-09-24T03:49:43Z">
              <w:rPr>
                <w:rFonts w:ascii="Cambria" w:cs="Cambria" w:eastAsia="Cambria" w:hAnsi="Cambria"/>
              </w:rPr>
            </w:rPrChange>
          </w:rPr>
          <w:delText xml:space="preserve"> file which is loaded into the application using </w:delText>
        </w:r>
        <w:r w:rsidDel="00000000" w:rsidR="00000000" w:rsidRPr="00000000">
          <w:rPr>
            <w:sz w:val="10"/>
            <w:szCs w:val="10"/>
            <w:rtl w:val="0"/>
            <w:rPrChange w:author="PREMA" w:id="49" w:date="2026-09-24T03:49:43Z">
              <w:rPr>
                <w:rFonts w:ascii="Cambria" w:cs="Cambria" w:eastAsia="Cambria" w:hAnsi="Cambria"/>
                <w:color w:val="188038"/>
              </w:rPr>
            </w:rPrChange>
          </w:rPr>
          <w:delText xml:space="preserve">python-dotenv</w:delText>
        </w:r>
        <w:r w:rsidDel="00000000" w:rsidR="00000000" w:rsidRPr="00000000">
          <w:rPr>
            <w:sz w:val="10"/>
            <w:szCs w:val="10"/>
            <w:rtl w:val="0"/>
            <w:rPrChange w:author="PREMA" w:id="49" w:date="2026-09-24T03:49:43Z">
              <w:rPr>
                <w:rFonts w:ascii="Cambria" w:cs="Cambria" w:eastAsia="Cambria" w:hAnsi="Cambria"/>
              </w:rPr>
            </w:rPrChange>
          </w:rPr>
          <w:delText xml:space="preserve">.</w:delText>
        </w:r>
      </w:del>
    </w:p>
    <w:p w:rsidR="00000000" w:rsidDel="00000000" w:rsidP="00000000" w:rsidRDefault="00000000" w:rsidRPr="00000000" w14:paraId="00000669">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                GOOGLE_API_KEY=your_gemini_api_key_here</w:delText>
        </w:r>
      </w:del>
    </w:p>
    <w:p w:rsidR="00000000" w:rsidDel="00000000" w:rsidP="00000000" w:rsidRDefault="00000000" w:rsidRPr="00000000" w14:paraId="0000066A">
      <w:pPr>
        <w:pStyle w:val="Heading3"/>
        <w:keepNext w:val="0"/>
        <w:keepLines w:val="0"/>
        <w:spacing w:before="280" w:lineRule="auto"/>
        <w:rPr>
          <w:del w:author="PREMA" w:id="30" w:date="2026-09-24T03:49:43Z"/>
          <w:sz w:val="10"/>
          <w:szCs w:val="10"/>
          <w:rPrChange w:author="PREMA" w:id="49" w:date="2026-09-24T03:49:43Z">
            <w:rPr>
              <w:rFonts w:ascii="Cambria" w:cs="Cambria" w:eastAsia="Cambria" w:hAnsi="Cambria"/>
              <w:b w:val="1"/>
              <w:bCs w:val="1"/>
              <w:color w:val="000000"/>
              <w:sz w:val="22"/>
              <w:szCs w:val="22"/>
            </w:rPr>
          </w:rPrChange>
        </w:rPr>
      </w:pPr>
      <w:del w:author="PREMA" w:id="30" w:date="2026-09-24T03:49:43Z">
        <w:bookmarkStart w:colFirst="0" w:colLast="0" w:name="_xdr2euyu3vlp" w:id="33"/>
        <w:bookmarkEnd w:id="33"/>
        <w:r w:rsidDel="00000000" w:rsidR="00000000" w:rsidRPr="00000000">
          <w:rPr>
            <w:sz w:val="10"/>
            <w:szCs w:val="10"/>
            <w:rtl w:val="0"/>
            <w:rPrChange w:author="PREMA" w:id="49" w:date="2026-09-24T03:49:43Z">
              <w:rPr>
                <w:rFonts w:ascii="Cambria" w:cs="Cambria" w:eastAsia="Cambria" w:hAnsi="Cambria"/>
                <w:b w:val="1"/>
                <w:bCs w:val="1"/>
                <w:color w:val="000000"/>
                <w:sz w:val="22"/>
                <w:szCs w:val="22"/>
              </w:rPr>
            </w:rPrChange>
          </w:rPr>
          <w:delText xml:space="preserve">Frontend-Backend Rendering via Jinja2</w:delText>
        </w:r>
      </w:del>
    </w:p>
    <w:p w:rsidR="00000000" w:rsidDel="00000000" w:rsidP="00000000" w:rsidRDefault="00000000" w:rsidRPr="00000000" w14:paraId="0000066B">
      <w:pPr>
        <w:spacing w:after="240" w:before="240"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 user interactions are facilitated via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Jinja2</w:delText>
        </w:r>
        <w:r w:rsidDel="00000000" w:rsidR="00000000" w:rsidRPr="00000000">
          <w:rPr>
            <w:sz w:val="10"/>
            <w:szCs w:val="10"/>
            <w:rtl w:val="0"/>
            <w:rPrChange w:author="PREMA" w:id="49" w:date="2026-09-24T03:49:43Z">
              <w:rPr>
                <w:rFonts w:ascii="Cambria" w:cs="Cambria" w:eastAsia="Cambria" w:hAnsi="Cambria"/>
              </w:rPr>
            </w:rPrChange>
          </w:rPr>
          <w:delText xml:space="preserve">-rendered templates:</w:delText>
        </w:r>
      </w:del>
    </w:p>
    <w:p w:rsidR="00000000" w:rsidDel="00000000" w:rsidP="00000000" w:rsidRDefault="00000000" w:rsidRPr="00000000" w14:paraId="0000066C">
      <w:pPr>
        <w:numPr>
          <w:ilvl w:val="0"/>
          <w:numId w:val="21"/>
        </w:numPr>
        <w:spacing w:after="0" w:afterAutospacing="0" w:before="24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index.html</w:delText>
        </w:r>
        <w:r w:rsidDel="00000000" w:rsidR="00000000" w:rsidRPr="00000000">
          <w:rPr>
            <w:sz w:val="10"/>
            <w:szCs w:val="10"/>
            <w:rtl w:val="0"/>
            <w:rPrChange w:author="PREMA" w:id="49" w:date="2026-09-24T03:49:43Z">
              <w:rPr>
                <w:rFonts w:ascii="Cambria" w:cs="Cambria" w:eastAsia="Cambria" w:hAnsi="Cambria"/>
              </w:rPr>
            </w:rPrChange>
          </w:rPr>
          <w:delText xml:space="preserve">: Collects user inputs</w:delText>
        </w:r>
      </w:del>
    </w:p>
    <w:p w:rsidR="00000000" w:rsidDel="00000000" w:rsidP="00000000" w:rsidRDefault="00000000" w:rsidRPr="00000000" w14:paraId="0000066D">
      <w:pPr>
        <w:numPr>
          <w:ilvl w:val="0"/>
          <w:numId w:val="21"/>
        </w:numPr>
        <w:spacing w:after="0" w:afterAutospacing="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result.html</w:delText>
        </w:r>
        <w:r w:rsidDel="00000000" w:rsidR="00000000" w:rsidRPr="00000000">
          <w:rPr>
            <w:sz w:val="10"/>
            <w:szCs w:val="10"/>
            <w:rtl w:val="0"/>
            <w:rPrChange w:author="PREMA" w:id="49" w:date="2026-09-24T03:49:43Z">
              <w:rPr>
                <w:rFonts w:ascii="Cambria" w:cs="Cambria" w:eastAsia="Cambria" w:hAnsi="Cambria"/>
              </w:rPr>
            </w:rPrChange>
          </w:rPr>
          <w:delText xml:space="preserve">: Displays the generated AI plan</w:delText>
        </w:r>
      </w:del>
    </w:p>
    <w:p w:rsidR="00000000" w:rsidDel="00000000" w:rsidP="00000000" w:rsidRDefault="00000000" w:rsidRPr="00000000" w14:paraId="0000066E">
      <w:pPr>
        <w:numPr>
          <w:ilvl w:val="0"/>
          <w:numId w:val="21"/>
        </w:numPr>
        <w:spacing w:after="240" w:before="0" w:beforeAutospacing="0"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all_users.html</w:delText>
        </w:r>
        <w:r w:rsidDel="00000000" w:rsidR="00000000" w:rsidRPr="00000000">
          <w:rPr>
            <w:sz w:val="10"/>
            <w:szCs w:val="10"/>
            <w:rtl w:val="0"/>
            <w:rPrChange w:author="PREMA" w:id="49" w:date="2026-09-24T03:49:43Z">
              <w:rPr>
                <w:rFonts w:ascii="Cambria" w:cs="Cambria" w:eastAsia="Cambria" w:hAnsi="Cambria"/>
              </w:rPr>
            </w:rPrChange>
          </w:rPr>
          <w:delText xml:space="preserve">: Lists all user records for admin view</w:delText>
        </w:r>
      </w:del>
    </w:p>
    <w:p w:rsidR="00000000" w:rsidDel="00000000" w:rsidP="00000000" w:rsidRDefault="00000000" w:rsidRPr="00000000" w14:paraId="0000066F">
      <w:pPr>
        <w:pStyle w:val="Heading4"/>
        <w:keepNext w:val="0"/>
        <w:keepLines w:val="0"/>
        <w:widowControl w:val="0"/>
        <w:spacing w:after="40" w:before="240" w:lin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bookmarkStart w:colFirst="0" w:colLast="0" w:name="_n6u79px7ggr9" w:id="34"/>
        <w:bookmarkEnd w:id="34"/>
        <w:r w:rsidDel="00000000" w:rsidR="00000000" w:rsidRPr="00000000">
          <w:rPr>
            <w:sz w:val="10"/>
            <w:szCs w:val="10"/>
            <w:rtl w:val="0"/>
            <w:rPrChange w:author="PREMA" w:id="49" w:date="2026-09-24T03:49:43Z">
              <w:rPr>
                <w:rFonts w:ascii="Cambria" w:cs="Cambria" w:eastAsia="Cambria" w:hAnsi="Cambria"/>
                <w:b w:val="1"/>
                <w:bCs w:val="1"/>
                <w:color w:val="000000"/>
              </w:rPr>
            </w:rPrChange>
          </w:rPr>
          <w:delText xml:space="preserve">Activity </w:delText>
        </w:r>
        <w:r w:rsidDel="00000000" w:rsidR="00000000" w:rsidRPr="00000000">
          <w:rPr>
            <w:sz w:val="10"/>
            <w:szCs w:val="10"/>
            <w:rtl w:val="0"/>
            <w:rPrChange w:author="PREMA" w:id="49" w:date="2026-09-24T03:49:43Z">
              <w:rPr>
                <w:rFonts w:ascii="Cambria" w:cs="Cambria" w:eastAsia="Cambria" w:hAnsi="Cambria"/>
                <w:b w:val="1"/>
                <w:bCs w:val="1"/>
                <w:color w:val="000000"/>
              </w:rPr>
            </w:rPrChange>
          </w:rPr>
          <w:delText xml:space="preserve">5.2: Testing and Verifying Local Deployment</w:delText>
        </w:r>
        <w:r w:rsidDel="00000000" w:rsidR="00000000" w:rsidRPr="00000000">
          <w:rPr>
            <w:rtl w:val="0"/>
          </w:rPr>
        </w:r>
      </w:del>
    </w:p>
    <w:p w:rsidR="00000000" w:rsidDel="00000000" w:rsidP="00000000" w:rsidRDefault="00000000" w:rsidRPr="00000000" w14:paraId="00000670">
      <w:pPr>
        <w:widowControl w:val="0"/>
        <w:spacing w:after="240" w:before="240" w:line="240"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Access the Application Locally</w:delText>
        </w:r>
      </w:del>
    </w:p>
    <w:p w:rsidR="00000000" w:rsidDel="00000000" w:rsidP="00000000" w:rsidRDefault="00000000" w:rsidRPr="00000000" w14:paraId="00000671">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 FastAPI development server must be started using the command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uvicorn main:app —reload</w:delText>
        </w:r>
        <w:r w:rsidDel="00000000" w:rsidR="00000000" w:rsidRPr="00000000">
          <w:rPr>
            <w:sz w:val="10"/>
            <w:szCs w:val="10"/>
            <w:rtl w:val="0"/>
            <w:rPrChange w:author="PREMA" w:id="49" w:date="2026-09-24T03:49:43Z">
              <w:rPr>
                <w:rFonts w:ascii="Cambria" w:cs="Cambria" w:eastAsia="Cambria" w:hAnsi="Cambria"/>
              </w:rPr>
            </w:rPrChange>
          </w:rPr>
          <w:delTex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p>
    <w:p w:rsidR="00000000" w:rsidDel="00000000" w:rsidP="00000000" w:rsidRDefault="00000000" w:rsidRPr="00000000" w14:paraId="00000672">
      <w:pPr>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73">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Exploring Website’s web pages:</w:delText>
        </w:r>
      </w:del>
    </w:p>
    <w:p w:rsidR="00000000" w:rsidDel="00000000" w:rsidP="00000000" w:rsidRDefault="00000000" w:rsidRPr="00000000" w14:paraId="00000674">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75">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Home page:</w:delText>
        </w:r>
      </w:del>
    </w:p>
    <w:p w:rsidR="00000000" w:rsidDel="00000000" w:rsidP="00000000" w:rsidRDefault="00000000" w:rsidRPr="00000000" w14:paraId="00000676">
      <w:pPr>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5943600" cy="2692400"/>
              <wp:effectExtent b="0" l="0" r="0" t="0"/>
              <wp:docPr id="90"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77">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78">
      <w:pPr>
        <w:spacing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49" w:date="2026-09-24T03:49:43Z">
              <w:rPr>
                <w:rFonts w:ascii="Cambria" w:cs="Cambria" w:eastAsia="Cambria" w:hAnsi="Cambria"/>
              </w:rPr>
            </w:rPrChange>
          </w:rPr>
          <w:delText xml:space="preserve"> The homepage of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FitBuddy – AI Workout Generator</w:delText>
        </w:r>
        <w:r w:rsidDel="00000000" w:rsidR="00000000" w:rsidRPr="00000000">
          <w:rPr>
            <w:sz w:val="10"/>
            <w:szCs w:val="10"/>
            <w:rtl w:val="0"/>
            <w:rPrChange w:author="PREMA" w:id="49" w:date="2026-09-24T03:49:43Z">
              <w:rPr>
                <w:rFonts w:ascii="Cambria" w:cs="Cambria" w:eastAsia="Cambria" w:hAnsi="Cambria"/>
              </w:rPr>
            </w:rPrChange>
          </w:rPr>
          <w:delText xml:space="preserve"> features a clean and engaging user interface designed to provide a seamless experience for users seeking personalized fitness plans. The form prominently displayed in the center allows users to enter essential information including:</w:delText>
        </w:r>
      </w:del>
    </w:p>
    <w:p w:rsidR="00000000" w:rsidDel="00000000" w:rsidP="00000000" w:rsidRDefault="00000000" w:rsidRPr="00000000" w14:paraId="00000679">
      <w:pPr>
        <w:numPr>
          <w:ilvl w:val="0"/>
          <w:numId w:val="7"/>
        </w:numPr>
        <w:spacing w:after="0" w:afterAutospacing="0" w:before="240" w:line="276"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Name</w:delText>
        </w:r>
      </w:del>
    </w:p>
    <w:p w:rsidR="00000000" w:rsidDel="00000000" w:rsidP="00000000" w:rsidRDefault="00000000" w:rsidRPr="00000000" w14:paraId="0000067A">
      <w:pPr>
        <w:numPr>
          <w:ilvl w:val="0"/>
          <w:numId w:val="7"/>
        </w:numPr>
        <w:spacing w:after="0" w:afterAutospacing="0" w:before="0" w:beforeAutospacing="0" w:line="276"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User ID</w:delText>
        </w:r>
      </w:del>
    </w:p>
    <w:p w:rsidR="00000000" w:rsidDel="00000000" w:rsidP="00000000" w:rsidRDefault="00000000" w:rsidRPr="00000000" w14:paraId="0000067B">
      <w:pPr>
        <w:numPr>
          <w:ilvl w:val="0"/>
          <w:numId w:val="7"/>
        </w:numPr>
        <w:spacing w:after="0" w:afterAutospacing="0" w:before="0" w:beforeAutospacing="0" w:line="276"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Age</w:delText>
        </w:r>
      </w:del>
    </w:p>
    <w:p w:rsidR="00000000" w:rsidDel="00000000" w:rsidP="00000000" w:rsidRDefault="00000000" w:rsidRPr="00000000" w14:paraId="0000067C">
      <w:pPr>
        <w:numPr>
          <w:ilvl w:val="0"/>
          <w:numId w:val="7"/>
        </w:numPr>
        <w:spacing w:after="0" w:afterAutospacing="0" w:before="0" w:beforeAutospacing="0" w:line="276"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Weight (kg)</w:delText>
        </w:r>
      </w:del>
    </w:p>
    <w:p w:rsidR="00000000" w:rsidDel="00000000" w:rsidP="00000000" w:rsidRDefault="00000000" w:rsidRPr="00000000" w14:paraId="0000067D">
      <w:pPr>
        <w:numPr>
          <w:ilvl w:val="0"/>
          <w:numId w:val="7"/>
        </w:numPr>
        <w:spacing w:after="0" w:afterAutospacing="0" w:before="0" w:beforeAutospacing="0" w:line="276"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Fitness Goal</w:delText>
        </w:r>
        <w:r w:rsidDel="00000000" w:rsidR="00000000" w:rsidRPr="00000000">
          <w:rPr>
            <w:sz w:val="10"/>
            <w:szCs w:val="10"/>
            <w:rtl w:val="0"/>
            <w:rPrChange w:author="PREMA" w:id="49" w:date="2026-09-24T03:49:43Z">
              <w:rPr>
                <w:rFonts w:ascii="Cambria" w:cs="Cambria" w:eastAsia="Cambria" w:hAnsi="Cambria"/>
              </w:rPr>
            </w:rPrChange>
          </w:rPr>
          <w:delText xml:space="preserve"> (e.g., weight loss, flexibility)</w:delText>
        </w:r>
      </w:del>
    </w:p>
    <w:p w:rsidR="00000000" w:rsidDel="00000000" w:rsidP="00000000" w:rsidRDefault="00000000" w:rsidRPr="00000000" w14:paraId="0000067E">
      <w:pPr>
        <w:numPr>
          <w:ilvl w:val="0"/>
          <w:numId w:val="7"/>
        </w:numPr>
        <w:spacing w:after="240" w:before="0" w:beforeAutospacing="0" w:line="276" w:lineRule="auto"/>
        <w:ind w:left="720" w:hanging="360"/>
        <w:rPr>
          <w:del w:author="PREMA" w:id="30" w:date="2026-09-24T03:49:43Z"/>
          <w:rFonts w:ascii="Cambria" w:cs="Cambria" w:eastAsia="Cambria" w:hAnsi="Cambria"/>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Workout Intensity</w:delText>
        </w:r>
        <w:r w:rsidDel="00000000" w:rsidR="00000000" w:rsidRPr="00000000">
          <w:rPr>
            <w:sz w:val="10"/>
            <w:szCs w:val="10"/>
            <w:rtl w:val="0"/>
            <w:rPrChange w:author="PREMA" w:id="49" w:date="2026-09-24T03:49:43Z">
              <w:rPr>
                <w:rFonts w:ascii="Cambria" w:cs="Cambria" w:eastAsia="Cambria" w:hAnsi="Cambria"/>
              </w:rPr>
            </w:rPrChange>
          </w:rPr>
          <w:delText xml:space="preserve"> (Low, Medium, High)</w:delText>
          <w:br w:type="textWrapping"/>
        </w:r>
      </w:del>
    </w:p>
    <w:p w:rsidR="00000000" w:rsidDel="00000000" w:rsidP="00000000" w:rsidRDefault="00000000" w:rsidRPr="00000000" w14:paraId="0000067F">
      <w:pPr>
        <w:spacing w:after="240" w:before="240" w:line="276" w:lineRule="auto"/>
        <w:ind w:left="0" w:firstLine="0"/>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Once users submit this data, they can click the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"Generate Plan"</w:delText>
        </w:r>
        <w:r w:rsidDel="00000000" w:rsidR="00000000" w:rsidRPr="00000000">
          <w:rPr>
            <w:sz w:val="10"/>
            <w:szCs w:val="10"/>
            <w:rtl w:val="0"/>
            <w:rPrChange w:author="PREMA" w:id="49" w:date="2026-09-24T03:49:43Z">
              <w:rPr>
                <w:rFonts w:ascii="Cambria" w:cs="Cambria" w:eastAsia="Cambria" w:hAnsi="Cambria"/>
              </w:rPr>
            </w:rPrChange>
          </w:rPr>
          <w:delTex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p>
    <w:p w:rsidR="00000000" w:rsidDel="00000000" w:rsidP="00000000" w:rsidRDefault="00000000" w:rsidRPr="00000000" w14:paraId="00000680">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This intuitive design ensures users of all experience levels can quickly get started with minimal effort.</w:delText>
        </w:r>
        <w:r w:rsidDel="00000000" w:rsidR="00000000" w:rsidRPr="00000000">
          <w:rPr>
            <w:rtl w:val="0"/>
          </w:rPr>
        </w:r>
      </w:del>
    </w:p>
    <w:p w:rsidR="00000000" w:rsidDel="00000000" w:rsidP="00000000" w:rsidRDefault="00000000" w:rsidRPr="00000000" w14:paraId="00000681">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Personalized workout generation page:</w:delText>
        </w:r>
      </w:del>
    </w:p>
    <w:p w:rsidR="00000000" w:rsidDel="00000000" w:rsidP="00000000" w:rsidRDefault="00000000" w:rsidRPr="00000000" w14:paraId="00000682">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User Information:</w:delText>
        </w:r>
      </w:del>
      <w:ins w:author="Gayathri G D" w:id="125" w:date="2026-09-22T05:43:45Z">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                                                                                                       </w:delText>
          </w:r>
        </w:del>
      </w:ins>
      <w:del w:author="PREMA" w:id="30" w:date="2026-09-24T03:49:43Z">
        <w:r w:rsidDel="00000000" w:rsidR="00000000" w:rsidRPr="00000000">
          <w:rPr>
            <w:rtl w:val="0"/>
          </w:rPr>
        </w:r>
      </w:del>
    </w:p>
    <w:p w:rsidR="00000000" w:rsidDel="00000000" w:rsidP="00000000" w:rsidRDefault="00000000" w:rsidRPr="00000000" w14:paraId="00000683">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2273300"/>
              <wp:effectExtent b="0" l="0" r="0" t="0"/>
              <wp:docPr id="9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2273300"/>
                      </a:xfrm>
                      <a:prstGeom prst="rect"/>
                      <a:ln/>
                    </pic:spPr>
                  </pic:pic>
                </a:graphicData>
              </a:graphic>
            </wp:inline>
          </w:drawing>
        </w:r>
        <w:r w:rsidDel="00000000" w:rsidR="00000000" w:rsidRPr="00000000">
          <w:rPr>
            <w:rtl w:val="0"/>
          </w:rPr>
        </w:r>
      </w:del>
    </w:p>
    <w:p w:rsidR="00000000" w:rsidDel="00000000" w:rsidP="00000000" w:rsidRDefault="00000000" w:rsidRPr="00000000" w14:paraId="00000684">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49" w:date="2026-09-24T03:49:43Z">
              <w:rPr>
                <w:rFonts w:ascii="Cambria" w:cs="Cambria" w:eastAsia="Cambria" w:hAnsi="Cambria"/>
              </w:rPr>
            </w:rPrChange>
          </w:rPr>
          <w:delText xml:space="preserve"> Once the user submits their details, the application navigates to a personalized workout plan page. This section displays a summary of the user’s input including their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Name, User ID, Age, Weight, Fitness Goal</w:delText>
        </w:r>
        <w:r w:rsidDel="00000000" w:rsidR="00000000" w:rsidRPr="00000000">
          <w:rPr>
            <w:sz w:val="10"/>
            <w:szCs w:val="10"/>
            <w:rtl w:val="0"/>
            <w:rPrChange w:author="PREMA" w:id="49" w:date="2026-09-24T03:49:43Z">
              <w:rPr>
                <w:rFonts w:ascii="Cambria" w:cs="Cambria" w:eastAsia="Cambria" w:hAnsi="Cambria"/>
              </w:rPr>
            </w:rPrChange>
          </w:rPr>
          <w:delText xml:space="preserve">, and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Selected Intensity</w:delText>
        </w:r>
        <w:r w:rsidDel="00000000" w:rsidR="00000000" w:rsidRPr="00000000">
          <w:rPr>
            <w:sz w:val="10"/>
            <w:szCs w:val="10"/>
            <w:rtl w:val="0"/>
            <w:rPrChange w:author="PREMA" w:id="49" w:date="2026-09-24T03:49:43Z">
              <w:rPr>
                <w:rFonts w:ascii="Cambria" w:cs="Cambria" w:eastAsia="Cambria" w:hAnsi="Cambria"/>
              </w:rPr>
            </w:rPrChange>
          </w:rPr>
          <w:delText xml:space="preserve">. This personalized display ensures users feel acknowledged and guides the AI engine to generate relevant workout recommendations tailored specifically to their fitness journey.</w:delText>
        </w:r>
      </w:del>
    </w:p>
    <w:p w:rsidR="00000000" w:rsidDel="00000000" w:rsidP="00000000" w:rsidRDefault="00000000" w:rsidRPr="00000000" w14:paraId="00000685">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86">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87">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88">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89">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Workout Plan:</w:delText>
        </w:r>
        <w:r w:rsidDel="00000000" w:rsidR="00000000" w:rsidRPr="00000000">
          <w:rPr>
            <w:rtl w:val="0"/>
          </w:rPr>
        </w:r>
      </w:del>
    </w:p>
    <w:p w:rsidR="00000000" w:rsidDel="00000000" w:rsidP="00000000" w:rsidRDefault="00000000" w:rsidRPr="00000000" w14:paraId="0000068A">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2692400"/>
              <wp:effectExtent b="0" l="0" r="0" t="0"/>
              <wp:docPr id="6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8B">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2692400"/>
              <wp:effectExtent b="0" l="0" r="0" t="0"/>
              <wp:docPr id="56"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8C">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1879600"/>
              <wp:effectExtent b="0" l="0" r="0" t="0"/>
              <wp:docPr id="9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879600"/>
                      </a:xfrm>
                      <a:prstGeom prst="rect"/>
                      <a:ln/>
                    </pic:spPr>
                  </pic:pic>
                </a:graphicData>
              </a:graphic>
            </wp:inline>
          </w:drawing>
        </w:r>
        <w:r w:rsidDel="00000000" w:rsidR="00000000" w:rsidRPr="00000000">
          <w:rPr>
            <w:rtl w:val="0"/>
          </w:rPr>
        </w:r>
      </w:del>
    </w:p>
    <w:p w:rsidR="00000000" w:rsidDel="00000000" w:rsidP="00000000" w:rsidRDefault="00000000" w:rsidRPr="00000000" w14:paraId="0000068D">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49" w:date="2026-09-24T03:49:43Z">
              <w:rPr>
                <w:rFonts w:ascii="Cambria" w:cs="Cambria" w:eastAsia="Cambria" w:hAnsi="Cambria"/>
              </w:rPr>
            </w:rPrChange>
          </w:rPr>
          <w:delTex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p>
    <w:p w:rsidR="00000000" w:rsidDel="00000000" w:rsidP="00000000" w:rsidRDefault="00000000" w:rsidRPr="00000000" w14:paraId="0000068E">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8F">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Nutrition Tip:</w:delText>
        </w:r>
      </w:del>
    </w:p>
    <w:p w:rsidR="00000000" w:rsidDel="00000000" w:rsidP="00000000" w:rsidRDefault="00000000" w:rsidRPr="00000000" w14:paraId="00000690">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943600" cy="1066800"/>
              <wp:effectExtent b="0" l="0" r="0" t="0"/>
              <wp:docPr id="62"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1066800"/>
                      </a:xfrm>
                      <a:prstGeom prst="rect"/>
                      <a:ln/>
                    </pic:spPr>
                  </pic:pic>
                </a:graphicData>
              </a:graphic>
            </wp:inline>
          </w:drawing>
        </w:r>
        <w:r w:rsidDel="00000000" w:rsidR="00000000" w:rsidRPr="00000000">
          <w:rPr>
            <w:rtl w:val="0"/>
          </w:rPr>
        </w:r>
      </w:del>
    </w:p>
    <w:p w:rsidR="00000000" w:rsidDel="00000000" w:rsidP="00000000" w:rsidRDefault="00000000" w:rsidRPr="00000000" w14:paraId="00000691">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49" w:date="2026-09-24T03:49:43Z">
              <w:rPr>
                <w:rFonts w:ascii="Cambria" w:cs="Cambria" w:eastAsia="Cambria" w:hAnsi="Cambria"/>
              </w:rPr>
            </w:rPrChange>
          </w:rPr>
          <w:delText xml:space="preserve"> The </w:delText>
        </w:r>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Nutrition Tip</w:delText>
        </w:r>
        <w:r w:rsidDel="00000000" w:rsidR="00000000" w:rsidRPr="00000000">
          <w:rPr>
            <w:sz w:val="10"/>
            <w:szCs w:val="10"/>
            <w:rtl w:val="0"/>
            <w:rPrChange w:author="PREMA" w:id="49" w:date="2026-09-24T03:49:43Z">
              <w:rPr>
                <w:rFonts w:ascii="Cambria" w:cs="Cambria" w:eastAsia="Cambria" w:hAnsi="Cambria"/>
              </w:rPr>
            </w:rPrChange>
          </w:rPr>
          <w:delTex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p>
    <w:p w:rsidR="00000000" w:rsidDel="00000000" w:rsidP="00000000" w:rsidRDefault="00000000" w:rsidRPr="00000000" w14:paraId="00000692">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93">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94">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95">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Feedback Page:</w:delText>
        </w:r>
      </w:del>
    </w:p>
    <w:p w:rsidR="00000000" w:rsidDel="00000000" w:rsidP="00000000" w:rsidRDefault="00000000" w:rsidRPr="00000000" w14:paraId="00000696">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5943600" cy="2286000"/>
              <wp:effectExtent b="0" l="0" r="0" t="0"/>
              <wp:docPr id="60"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2286000"/>
                      </a:xfrm>
                      <a:prstGeom prst="rect"/>
                      <a:ln/>
                    </pic:spPr>
                  </pic:pic>
                </a:graphicData>
              </a:graphic>
            </wp:inline>
          </w:drawing>
        </w:r>
        <w:r w:rsidDel="00000000" w:rsidR="00000000" w:rsidRPr="00000000">
          <w:rPr>
            <w:rtl w:val="0"/>
          </w:rPr>
        </w:r>
      </w:del>
    </w:p>
    <w:p w:rsidR="00000000" w:rsidDel="00000000" w:rsidP="00000000" w:rsidRDefault="00000000" w:rsidRPr="00000000" w14:paraId="00000697">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49" w:date="2026-09-24T03:49:43Z">
              <w:rPr>
                <w:rFonts w:ascii="Cambria" w:cs="Cambria" w:eastAsia="Cambria" w:hAnsi="Cambria"/>
              </w:rPr>
            </w:rPrChange>
          </w:rPr>
          <w:delTex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p>
    <w:p w:rsidR="00000000" w:rsidDel="00000000" w:rsidP="00000000" w:rsidRDefault="00000000" w:rsidRPr="00000000" w14:paraId="00000698">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Once the plan is updated it comes with a confirmation message .</w:delText>
        </w:r>
        <w:r w:rsidDel="00000000" w:rsidR="00000000" w:rsidRPr="00000000">
          <w:rPr>
            <w:sz w:val="10"/>
            <w:szCs w:val="10"/>
            <w:rPrChange w:author="PREMA" w:id="49" w:date="2026-09-24T03:49:43Z">
              <w:rPr>
                <w:rFonts w:ascii="Cambria" w:cs="Cambria" w:eastAsia="Cambria" w:hAnsi="Cambria"/>
              </w:rPr>
            </w:rPrChange>
          </w:rPr>
          <w:drawing>
            <wp:inline distB="114300" distT="114300" distL="114300" distR="114300">
              <wp:extent cx="5410200" cy="542925"/>
              <wp:effectExtent b="0" l="0" r="0" t="0"/>
              <wp:docPr id="2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410200" cy="542925"/>
                      </a:xfrm>
                      <a:prstGeom prst="rect"/>
                      <a:ln/>
                    </pic:spPr>
                  </pic:pic>
                </a:graphicData>
              </a:graphic>
            </wp:inline>
          </w:drawing>
        </w:r>
        <w:r w:rsidDel="00000000" w:rsidR="00000000" w:rsidRPr="00000000">
          <w:rPr>
            <w:rtl w:val="0"/>
          </w:rPr>
        </w:r>
      </w:del>
    </w:p>
    <w:p w:rsidR="00000000" w:rsidDel="00000000" w:rsidP="00000000" w:rsidRDefault="00000000" w:rsidRPr="00000000" w14:paraId="00000699">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9A">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9B">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9C">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9D">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9E">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9F">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rtl w:val="0"/>
          </w:rPr>
        </w:r>
      </w:del>
    </w:p>
    <w:p w:rsidR="00000000" w:rsidDel="00000000" w:rsidP="00000000" w:rsidRDefault="00000000" w:rsidRPr="00000000" w14:paraId="000006A0">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View all users page:</w:delText>
        </w:r>
      </w:del>
    </w:p>
    <w:p w:rsidR="00000000" w:rsidDel="00000000" w:rsidP="00000000" w:rsidRDefault="00000000" w:rsidRPr="00000000" w14:paraId="000006A1">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sz w:val="10"/>
            <w:szCs w:val="10"/>
            <w:rPrChange w:author="PREMA" w:id="49" w:date="2026-09-24T03:49:43Z">
              <w:rPr>
                <w:rFonts w:ascii="Cambria" w:cs="Cambria" w:eastAsia="Cambria" w:hAnsi="Cambria"/>
                <w:b w:val="1"/>
                <w:bCs w:val="1"/>
              </w:rPr>
            </w:rPrChange>
          </w:rPr>
          <w:drawing>
            <wp:inline distB="114300" distT="114300" distL="114300" distR="114300">
              <wp:extent cx="5943600" cy="2692400"/>
              <wp:effectExtent b="0" l="0" r="0" t="0"/>
              <wp:docPr id="4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A2">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49" w:date="2026-09-24T03:49:43Z">
              <w:rPr>
                <w:rFonts w:ascii="Cambria" w:cs="Cambria" w:eastAsia="Cambria" w:hAnsi="Cambria"/>
              </w:rPr>
            </w:rPrChange>
          </w:rPr>
          <w:delTex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p>
    <w:p w:rsidR="00000000" w:rsidDel="00000000" w:rsidP="00000000" w:rsidRDefault="00000000" w:rsidRPr="00000000" w14:paraId="000006A3">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4">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5">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6">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7">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8">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9">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A">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B">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rtl w:val="0"/>
          </w:rPr>
        </w:r>
      </w:del>
    </w:p>
    <w:p w:rsidR="00000000" w:rsidDel="00000000" w:rsidP="00000000" w:rsidRDefault="00000000" w:rsidRPr="00000000" w14:paraId="000006AC">
      <w:pPr>
        <w:spacing w:after="240" w:before="240" w:line="276" w:lineRule="auto"/>
        <w:rPr>
          <w:del w:author="PREMA" w:id="30" w:date="2026-09-24T03:49:43Z"/>
          <w:sz w:val="10"/>
          <w:szCs w:val="10"/>
          <w:rPrChange w:author="PREMA" w:id="49" w:date="2026-09-24T03:49:43Z">
            <w:rPr>
              <w:rFonts w:ascii="Cambria" w:cs="Cambria" w:eastAsia="Cambria" w:hAnsi="Cambria"/>
              <w:b w:val="1"/>
              <w:bCs w:val="1"/>
              <w:sz w:val="24"/>
              <w:szCs w:val="24"/>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b w:val="1"/>
                <w:bCs w:val="1"/>
                <w:sz w:val="24"/>
                <w:szCs w:val="24"/>
              </w:rPr>
            </w:rPrChange>
          </w:rPr>
          <w:delText xml:space="preserve">Conclusion:</w:delText>
        </w:r>
      </w:del>
    </w:p>
    <w:p w:rsidR="00000000" w:rsidDel="00000000" w:rsidP="00000000" w:rsidRDefault="00000000" w:rsidRPr="00000000" w14:paraId="000006AD">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p>
    <w:p w:rsidR="00000000" w:rsidDel="00000000" w:rsidP="00000000" w:rsidRDefault="00000000" w:rsidRPr="00000000" w14:paraId="000006AE">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p>
    <w:p w:rsidR="00000000" w:rsidDel="00000000" w:rsidP="00000000" w:rsidRDefault="00000000" w:rsidRPr="00000000" w14:paraId="000006AF">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p>
    <w:p w:rsidR="00000000" w:rsidDel="00000000" w:rsidP="00000000" w:rsidRDefault="00000000" w:rsidRPr="00000000" w14:paraId="000006B0">
      <w:pPr>
        <w:spacing w:after="240" w:before="240" w:line="276" w:lineRule="auto"/>
        <w:rPr>
          <w:del w:author="PREMA" w:id="30" w:date="2026-09-24T03:49:43Z"/>
          <w:sz w:val="10"/>
          <w:szCs w:val="10"/>
          <w:rPrChange w:author="PREMA" w:id="49" w:date="2026-09-24T03:49:43Z">
            <w:rPr>
              <w:rFonts w:ascii="Cambria" w:cs="Cambria" w:eastAsia="Cambria" w:hAnsi="Cambria"/>
            </w:rPr>
          </w:rPrChange>
        </w:rPr>
      </w:pPr>
      <w:del w:author="PREMA" w:id="30" w:date="2026-09-24T03:49:43Z">
        <w:r w:rsidDel="00000000" w:rsidR="00000000" w:rsidRPr="00000000">
          <w:rPr>
            <w:sz w:val="10"/>
            <w:szCs w:val="10"/>
            <w:rtl w:val="0"/>
            <w:rPrChange w:author="PREMA" w:id="49" w:date="2026-09-24T03:49:43Z">
              <w:rPr>
                <w:rFonts w:ascii="Cambria" w:cs="Cambria" w:eastAsia="Cambria" w:hAnsi="Cambria"/>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p>
    <w:p w:rsidR="00000000" w:rsidDel="00000000" w:rsidP="00000000" w:rsidRDefault="00000000" w:rsidRPr="00000000" w14:paraId="000006B1">
      <w:pPr>
        <w:spacing w:after="240" w:before="240" w:line="276" w:lineRule="auto"/>
        <w:rPr>
          <w:del w:author="PREMA" w:id="30" w:date="2026-09-24T03:49:43Z"/>
          <w:sz w:val="10"/>
          <w:szCs w:val="10"/>
          <w:rPrChange w:author="PREMA" w:id="49" w:date="2026-09-24T03:49:43Z">
            <w:rPr>
              <w:rFonts w:ascii="Cambria" w:cs="Cambria" w:eastAsia="Cambria" w:hAnsi="Cambria"/>
              <w:b w:val="1"/>
              <w:bCs w:val="1"/>
            </w:rPr>
          </w:rPrChange>
        </w:rPr>
      </w:pPr>
      <w:del w:author="PREMA" w:id="30" w:date="2026-09-24T03:49:43Z">
        <w:r w:rsidDel="00000000" w:rsidR="00000000" w:rsidRPr="00000000">
          <w:rPr>
            <w:rtl w:val="0"/>
          </w:rPr>
        </w:r>
      </w:del>
    </w:p>
    <w:p w:rsidR="00000000" w:rsidDel="00000000" w:rsidP="00000000" w:rsidRDefault="00000000" w:rsidRPr="00000000" w14:paraId="000006B2">
      <w:pPr>
        <w:spacing w:after="240" w:before="240" w:line="276" w:lineRule="auto"/>
        <w:rPr>
          <w:del w:author="Prajan Prajan" w:id="126" w:date="2026-09-23T04:47:34Z"/>
          <w:rFonts w:ascii="Cambria" w:cs="Cambria" w:eastAsia="Cambria" w:hAnsi="Cambria"/>
          <w:b w:val="1"/>
          <w:bCs w:val="1"/>
          <w:sz w:val="30"/>
          <w:szCs w:val="30"/>
          <w:u w:val="single"/>
          <w:rPrChange w:author="Prajan Prajan" w:id="127" w:date="2026-09-23T04:46:41Z">
            <w:rPr>
              <w:rFonts w:ascii="Cambria" w:cs="Cambria" w:eastAsia="Cambria" w:hAnsi="Cambria"/>
            </w:rPr>
          </w:rPrChange>
        </w:rPr>
      </w:pPr>
      <w:del w:author="Prajan Prajan" w:id="126" w:date="2026-09-23T04:47:34Z">
        <w:r w:rsidDel="00000000" w:rsidR="00000000" w:rsidRPr="00000000">
          <w:rPr>
            <w:rtl w:val="0"/>
          </w:rPr>
        </w:r>
      </w:del>
    </w:p>
    <w:p w:rsidR="00000000" w:rsidDel="00000000" w:rsidP="00000000" w:rsidRDefault="00000000" w:rsidRPr="00000000" w14:paraId="000006B3">
      <w:pPr>
        <w:pStyle w:val="Title"/>
        <w:spacing w:line="276" w:lineRule="auto"/>
        <w:rPr>
          <w:ins w:author="Anonymous" w:id="128" w:date="2026-09-24T05:32:47Z"/>
          <w:rFonts w:ascii="Cambria" w:cs="Cambria" w:eastAsia="Cambria" w:hAnsi="Cambria"/>
          <w:sz w:val="30"/>
          <w:szCs w:val="30"/>
          <w:u w:val="single"/>
          <w:rPrChange w:author="Anonymous" w:id="129" w:date="2026-09-24T05:32:47Z">
            <w:rPr>
              <w:rFonts w:ascii="Cambria" w:cs="Cambria" w:eastAsia="Cambria" w:hAnsi="Cambria"/>
            </w:rPr>
          </w:rPrChange>
        </w:rPr>
      </w:pPr>
      <w:ins w:author="Anonymous" w:id="128" w:date="2026-09-24T05:32:47Z">
        <w:bookmarkStart w:colFirst="0" w:colLast="0" w:name="_pj5slxwnswq3" w:id="35"/>
        <w:bookmarkEnd w:id="35"/>
        <w:r w:rsidDel="00000000" w:rsidR="00000000" w:rsidRPr="00000000">
          <w:rPr>
            <w:rFonts w:ascii="Cambria" w:cs="Cambria" w:eastAsia="Cambria" w:hAnsi="Cambria"/>
            <w:b w:val="1"/>
            <w:bCs w:val="1"/>
            <w:sz w:val="30"/>
            <w:szCs w:val="30"/>
            <w:u w:val="single"/>
            <w:rtl w:val="0"/>
            <w:rPrChange w:author="Anonymous" w:id="129" w:date="2026-09-24T05:32:47Z">
              <w:rPr>
                <w:rFonts w:ascii="Cambria" w:cs="Cambria" w:eastAsia="Cambria" w:hAnsi="Cambria"/>
              </w:rPr>
            </w:rPrChange>
          </w:rPr>
          <w:t xml:space="preserve">**Dear Faculty Members,****Dear Faculty</w:t>
        </w:r>
        <w:r w:rsidDel="00000000" w:rsidR="00000000" w:rsidRPr="00000000">
          <w:rPr>
            <w:rtl w:val="0"/>
          </w:rPr>
        </w:r>
      </w:ins>
    </w:p>
    <w:p w:rsidR="00000000" w:rsidDel="00000000" w:rsidP="00000000" w:rsidRDefault="00000000" w:rsidRPr="00000000" w14:paraId="000006B4">
      <w:pPr>
        <w:spacing w:line="276" w:lineRule="auto"/>
        <w:rPr>
          <w:ins w:author="Anonymous" w:id="128" w:date="2026-09-24T05:32:47Z"/>
          <w:rFonts w:ascii="Cambria" w:cs="Cambria" w:eastAsia="Cambria" w:hAnsi="Cambria"/>
          <w:b w:val="1"/>
          <w:bCs w:val="1"/>
          <w:sz w:val="30"/>
          <w:szCs w:val="30"/>
          <w:u w:val="single"/>
          <w:rPrChange w:author="Anonymous" w:id="129" w:date="2026-09-24T05:32:47Z">
            <w:rPr>
              <w:rFonts w:ascii="Cambria" w:cs="Cambria" w:eastAsia="Cambria" w:hAnsi="Cambria"/>
            </w:rPr>
          </w:rPrChange>
        </w:rPr>
      </w:pPr>
      <w:ins w:author="Anonymous" w:id="128" w:date="2026-09-24T05:32:47Z">
        <w:r w:rsidDel="00000000" w:rsidR="00000000" w:rsidRPr="00000000">
          <w:rPr>
            <w:rtl w:val="0"/>
          </w:rPr>
        </w:r>
      </w:ins>
    </w:p>
    <w:p w:rsidR="00000000" w:rsidDel="00000000" w:rsidP="00000000" w:rsidRDefault="00000000" w:rsidRPr="00000000" w14:paraId="000006B5">
      <w:pPr>
        <w:spacing w:after="240" w:before="240" w:line="276" w:lineRule="auto"/>
        <w:rPr>
          <w:ins w:author="Anonymous" w:id="128" w:date="2026-09-24T05:32:47Z"/>
          <w:rFonts w:ascii="Cambria" w:cs="Cambria" w:eastAsia="Cambria" w:hAnsi="Cambria"/>
          <w:b w:val="1"/>
          <w:bCs w:val="1"/>
          <w:sz w:val="30"/>
          <w:szCs w:val="30"/>
          <w:u w:val="single"/>
          <w:rPrChange w:author="Anonymous" w:id="129" w:date="2026-09-24T05:32:47Z">
            <w:rPr>
              <w:rFonts w:ascii="Cambria" w:cs="Cambria" w:eastAsia="Cambria" w:hAnsi="Cambria"/>
            </w:rPr>
          </w:rPrChange>
        </w:rPr>
      </w:pPr>
      <w:ins w:author="Anonymous" w:id="128" w:date="2026-09-24T05:32:47Z">
        <w:r w:rsidDel="00000000" w:rsidR="00000000" w:rsidRPr="00000000">
          <w:rPr>
            <w:rFonts w:ascii="Cambria" w:cs="Cambria" w:eastAsia="Cambria" w:hAnsi="Cambria"/>
            <w:b w:val="1"/>
            <w:bCs w:val="1"/>
            <w:sz w:val="30"/>
            <w:szCs w:val="30"/>
            <w:u w:val="single"/>
            <w:rtl w:val="0"/>
            <w:rPrChange w:author="Anonymous" w:id="129" w:date="2026-09-24T05:32:47Z">
              <w:rPr>
                <w:rFonts w:ascii="Cambria" w:cs="Cambria" w:eastAsia="Cambria" w:hAnsi="Cambria"/>
              </w:rPr>
            </w:rPrChange>
          </w:rPr>
          <w:t xml:space="preserve">**Greetings from SmartBridge..!!**</w:t>
        </w:r>
      </w:ins>
    </w:p>
    <w:p w:rsidR="00000000" w:rsidDel="00000000" w:rsidP="00000000" w:rsidRDefault="00000000" w:rsidRPr="00000000" w14:paraId="000006B6">
      <w:pPr>
        <w:spacing w:line="276" w:lineRule="auto"/>
        <w:rPr>
          <w:rFonts w:ascii="Cambria" w:cs="Cambria" w:eastAsia="Cambria" w:hAnsi="Cambria"/>
          <w:b w:val="1"/>
          <w:bCs w:val="1"/>
          <w:sz w:val="30"/>
          <w:szCs w:val="30"/>
          <w:u w:val="single"/>
          <w:rPrChange w:author="Anonymous" w:id="129" w:date="2026-09-24T05:32:47Z">
            <w:rPr>
              <w:rFonts w:ascii="Cambria" w:cs="Cambria" w:eastAsia="Cambria" w:hAnsi="Cambria"/>
            </w:rPr>
          </w:rPrChange>
        </w:rPr>
      </w:pP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0" w:right="0" w:header="720" w:footer="720"/>
      <w:pgNumType w:start="1"/>
      <w:titlePg w:val="1"/>
      <w:sectPrChange w:author="imal rosy" w:id="0" w:date="2026-09-24T07:51:22Z">
        <w:sectPr w:rsidR="000000" w:rsidDel="000000" w:rsidRPr="000000" w:rsidSect="000000">
          <w:pgMar w:bottom="1440" w:top="1440" w:left="1440" w:right="1440" w:header="720" w:footer="720"/>
          <w:pgNumType w:start="1"/>
          <w:pgSz w:h="15840" w:w="12240" w:orient="portrait"/>
          <w:titlePg w:val="0"/>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5">
    <w:pPr>
      <w:ind w:left="566.9291338582677" w:firstLine="0"/>
      <w:rPr>
        <w:ins w:author="Saranya Sankar" w:id="150" w:date="2026-09-22T13:21:09Z"/>
        <w:rPrChange w:author="Saranya Sankar" w:id="152" w:date="2026-09-22T13:21:09Z">
          <w:rPr/>
        </w:rPrChange>
      </w:rPr>
      <w:pPrChange w:author="Anonymous" w:id="0" w:date="2026-09-24T05:41:53Z">
        <w:pPr/>
      </w:pPrChange>
    </w:pPr>
    <w:ins w:author="STEBINA ESTHER A" w:id="151" w:date="2026-09-24T07:15:08Z">
      <w:r w:rsidDel="00000000" w:rsidR="00000000" w:rsidRPr="00000000">
        <w:rPr/>
        <w:fldChar w:fldCharType="begin"/>
        <w:instrText xml:space="preserve">PAGE</w:instrText>
        <w:fldChar w:fldCharType="separate"/>
        <w:fldChar w:fldCharType="end"/>
      </w:r>
    </w:ins>
    <w:ins w:author="Saranya Sankar" w:id="150" w:date="2026-09-22T13:21:09Z">
      <w:r w:rsidDel="00000000" w:rsidR="00000000" w:rsidRPr="00000000">
        <w:rPr>
          <w:rtl w:val="0"/>
        </w:rPr>
      </w:r>
    </w:ins>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7">
    <w:pPr>
      <w:rPr>
        <w:ins w:author="Yunus Sheriff Yasar Sheriff" w:id="154" w:date="2026-09-24T09:02:26Z"/>
        <w:rPrChange w:author="Yunus Sheriff Yasar Sheriff" w:id="1" w:date="2026-09-24T09:02:26Z">
          <w:rPr/>
        </w:rPrChange>
      </w:rPr>
    </w:pPr>
    <w:ins w:author="Yunus Sheriff Yasar Sheriff" w:id="154" w:date="2026-09-24T09:02:26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7">
    <w:pPr>
      <w:pStyle w:val="Title"/>
      <w:spacing w:line="276" w:lineRule="auto"/>
      <w:rPr>
        <w:ins w:author="Tdivya divyat" w:id="131" w:date="2026-09-24T05:16:32Z"/>
        <w:rPrChange w:author="Tdivya divyat" w:id="130" w:date="2026-09-24T04:47:49Z">
          <w:rPr/>
        </w:rPrChange>
      </w:rPr>
    </w:pPr>
    <w:r w:rsidDel="00000000" w:rsidR="00000000" w:rsidRPr="00000000">
      <w:rPr>
        <w:rPrChange w:author="Tdivya divyat" w:id="130" w:date="2026-09-24T04:47:49Z">
          <w:rPr/>
        </w:rPrChange>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40"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076325" cy="300038"/>
                  </a:xfrm>
                  <a:prstGeom prst="rect"/>
                  <a:ln/>
                </pic:spPr>
              </pic:pic>
            </a:graphicData>
          </a:graphic>
        </wp:anchor>
      </w:drawing>
    </w:r>
    <w:ins w:author="Tdivya divyat" w:id="131" w:date="2026-09-24T05:16:32Z">
      <w:bookmarkStart w:colFirst="0" w:colLast="0" w:name="_inp5nu1n65xo" w:id="36"/>
      <w:bookmarkEnd w:id="36"/>
      <w:r w:rsidDel="00000000" w:rsidR="00000000" w:rsidRPr="00000000">
        <w:rPr>
          <w:rtl w:val="0"/>
        </w:rPr>
      </w:r>
    </w:ins>
  </w:p>
  <w:p w:rsidR="00000000" w:rsidDel="00000000" w:rsidP="00000000" w:rsidRDefault="00000000" w:rsidRPr="00000000" w14:paraId="000006B8">
    <w:pPr>
      <w:pStyle w:val="Title"/>
      <w:spacing w:line="276" w:lineRule="auto"/>
      <w:rPr>
        <w:ins w:author="Prajan Prajan" w:id="126" w:date="2026-09-23T04:47:34Z"/>
        <w:del w:author="Hashini 2008" w:id="133" w:date="2026-09-24T06:23:36Z"/>
        <w:rFonts w:ascii="Cambria" w:cs="Cambria" w:eastAsia="Cambria" w:hAnsi="Cambria"/>
        <w:sz w:val="30"/>
        <w:szCs w:val="30"/>
        <w:u w:val="single"/>
        <w:rPrChange w:author="Tdivya divyat" w:id="130" w:date="2026-09-24T04:47:49Z">
          <w:rPr/>
        </w:rPrChange>
      </w:rPr>
      <w:pPrChange w:author="Tdivya divyat" w:id="0" w:date="2026-09-24T05:16:32Z">
        <w:pPr>
          <w:spacing w:line="276" w:lineRule="auto"/>
        </w:pPr>
      </w:pPrChange>
    </w:pPr>
    <w:ins w:author="PREMA" w:id="132" w:date="2026-09-24T01:15:25Z">
      <w:del w:author="Hashini 2008" w:id="133" w:date="2026-09-24T06:23:36Z">
        <w:r w:rsidDel="00000000" w:rsidR="00000000" w:rsidRPr="00000000">
          <w:rPr>
            <w:rtl w:val="0"/>
            <w:rPrChange w:author="Tdivya divyat" w:id="130" w:date="2026-09-24T04:47:49Z">
              <w:rPr/>
            </w:rPrChange>
          </w:rPr>
          <w:delText xml:space="preserve">aa</w:delText>
        </w:r>
      </w:del>
    </w:ins>
    <w:del w:author="Hashini 2008" w:id="133" w:date="2026-09-24T06:23:36Z"/>
    <w:ins w:author="Jeevan J" w:id="134" w:date="2026-09-24T11:51:54Z">
      <w:del w:author="Hashini 2008" w:id="133" w:date="2026-09-24T06:23:36Z">
        <w:r w:rsidDel="00000000" w:rsidR="00000000" w:rsidRPr="00000000">
          <w:rPr>
            <w:rtl w:val="0"/>
            <w:rPrChange w:author="Tdivya divyat" w:id="130" w:date="2026-09-24T04:47:49Z">
              <w:rPr/>
            </w:rPrChange>
          </w:rPr>
          <w:delText xml:space="preserve">98</w:delText>
        </w:r>
      </w:del>
    </w:ins>
    <w:del w:author="Hashini 2008" w:id="133" w:date="2026-09-24T06:23:36Z">
      <w:r w:rsidDel="00000000" w:rsidR="00000000" w:rsidRPr="00000000">
        <w:rPr>
          <w:rPrChange w:author="Tdivya divyat" w:id="130" w:date="2026-09-24T04:47:49Z">
            <w:rPr/>
          </w:rPrChange>
        </w:rPr>
        <w:drawing>
          <wp:inline distB="114300" distT="114300" distL="114300" distR="114300">
            <wp:extent cx="1587500" cy="685800"/>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87500" cy="685800"/>
                    </a:xfrm>
                    <a:prstGeom prst="rect"/>
                    <a:ln/>
                  </pic:spPr>
                </pic:pic>
              </a:graphicData>
            </a:graphic>
          </wp:inline>
        </w:drawing>
      </w:r>
    </w:del>
    <w:ins w:author="Prajan Prajan" w:id="126" w:date="2026-09-23T04:47:34Z">
      <w:del w:author="Hashini 2008" w:id="133" w:date="2026-09-24T06:23:36Z">
        <w:r w:rsidDel="00000000" w:rsidR="00000000" w:rsidRPr="00000000">
          <w:rPr>
            <w:rFonts w:ascii="Cambria" w:cs="Cambria" w:eastAsia="Cambria" w:hAnsi="Cambria"/>
            <w:b w:val="1"/>
            <w:bCs w:val="1"/>
            <w:sz w:val="30"/>
            <w:szCs w:val="30"/>
            <w:u w:val="single"/>
            <w:rtl w:val="0"/>
            <w:rPrChange w:author="Tdivya divyat" w:id="130" w:date="2026-09-24T04:47:49Z">
              <w:rPr/>
            </w:rPrChange>
          </w:rPr>
          <w:delText xml:space="preserve">**Dear Faculty</w:delText>
        </w:r>
        <w:r w:rsidDel="00000000" w:rsidR="00000000" w:rsidRPr="00000000">
          <w:rPr>
            <w:rFonts w:ascii="Cambria" w:cs="Cambria" w:eastAsia="Cambria" w:hAnsi="Cambria"/>
            <w:b w:val="1"/>
            <w:bCs w:val="1"/>
            <w:sz w:val="30"/>
            <w:szCs w:val="30"/>
            <w:u w:val="single"/>
            <w:rtl w:val="0"/>
            <w:rPrChange w:author="Tdivya divyat" w:id="130" w:date="2026-09-24T04:47:49Z">
              <w:rPr/>
            </w:rPrChange>
          </w:rPr>
          <w:delText xml:space="preserve"> Me</w:delText>
        </w:r>
        <w:r w:rsidDel="00000000" w:rsidR="00000000" w:rsidRPr="00000000">
          <w:rPr>
            <w:rFonts w:ascii="Cambria" w:cs="Cambria" w:eastAsia="Cambria" w:hAnsi="Cambria"/>
            <w:b w:val="1"/>
            <w:bCs w:val="1"/>
            <w:sz w:val="30"/>
            <w:szCs w:val="30"/>
            <w:u w:val="single"/>
            <w:rtl w:val="0"/>
            <w:rPrChange w:author="Tdivya divyat" w:id="130" w:date="2026-09-24T04:47:49Z">
              <w:rPr/>
            </w:rPrChange>
          </w:rPr>
          <w:delText xml:space="preserve">mbers,**</w:delText>
        </w:r>
      </w:del>
    </w:ins>
    <w:ins w:author="manoj mohan" w:id="135" w:date="2026-09-24T05:21:57Z">
      <w:del w:author="Hashini 2008" w:id="133" w:date="2026-09-24T06:23:36Z">
        <w:r w:rsidDel="00000000" w:rsidR="00000000" w:rsidRPr="00000000">
          <w:rPr>
            <w:rFonts w:ascii="Cambria" w:cs="Cambria" w:eastAsia="Cambria" w:hAnsi="Cambria"/>
            <w:b w:val="1"/>
            <w:bCs w:val="1"/>
            <w:sz w:val="30"/>
            <w:szCs w:val="30"/>
            <w:u w:val="single"/>
            <w:rtl w:val="0"/>
            <w:rPrChange w:author="manoj mohan" w:id="136" w:date="2026-09-24T05:21:57Z">
              <w:rPr/>
            </w:rPrChange>
          </w:rPr>
          <w:delText xml:space="preserve">**Dear Faculty</w:delText>
        </w:r>
      </w:del>
    </w:ins>
    <w:ins w:author="Prajan Prajan" w:id="126" w:date="2026-09-23T04:47:34Z">
      <w:del w:author="Hashini 2008" w:id="133" w:date="2026-09-24T06:23:36Z">
        <w:r w:rsidDel="00000000" w:rsidR="00000000" w:rsidRPr="00000000">
          <w:rPr>
            <w:rtl w:val="0"/>
          </w:rPr>
        </w:r>
      </w:del>
    </w:ins>
  </w:p>
  <w:p w:rsidR="00000000" w:rsidDel="00000000" w:rsidP="00000000" w:rsidRDefault="00000000" w:rsidRPr="00000000" w14:paraId="000006B9">
    <w:pPr>
      <w:spacing w:line="276" w:lineRule="auto"/>
      <w:rPr>
        <w:ins w:author="Prajan Prajan" w:id="126" w:date="2026-09-23T04:47:34Z"/>
        <w:del w:author="Anonymous" w:id="128" w:date="2026-09-24T05:32:47Z"/>
        <w:rFonts w:ascii="Cambria" w:cs="Cambria" w:eastAsia="Cambria" w:hAnsi="Cambria"/>
        <w:b w:val="1"/>
        <w:bCs w:val="1"/>
        <w:sz w:val="30"/>
        <w:szCs w:val="30"/>
        <w:u w:val="single"/>
        <w:rPrChange w:author="Prajan Prajan" w:id="138" w:date="2026-09-23T04:47:34Z">
          <w:rPr/>
        </w:rPrChange>
      </w:rPr>
      <w:pPrChange w:author="Sudha S" w:id="0" w:date="2026-09-24T04:41:40Z">
        <w:pPr>
          <w:spacing w:after="240" w:before="240" w:line="276" w:lineRule="auto"/>
        </w:pPr>
      </w:pPrChange>
    </w:pPr>
    <w:ins w:author="Prajan Prajan" w:id="126" w:date="2026-09-23T04:47:34Z">
      <w:del w:author="Anonymous" w:id="128" w:date="2026-09-24T05:32:47Z">
        <w:r w:rsidDel="00000000" w:rsidR="00000000" w:rsidRPr="00000000">
          <w:rPr>
            <w:rtl w:val="0"/>
          </w:rPr>
        </w:r>
      </w:del>
    </w:ins>
  </w:p>
  <w:p w:rsidR="00000000" w:rsidDel="00000000" w:rsidP="00000000" w:rsidRDefault="00000000" w:rsidRPr="00000000" w14:paraId="000006BA">
    <w:pPr>
      <w:spacing w:after="240" w:before="240" w:line="276" w:lineRule="auto"/>
      <w:rPr>
        <w:ins w:author="Prajan Prajan" w:id="126" w:date="2026-09-23T04:47:34Z"/>
        <w:del w:author="Anonymous" w:id="128" w:date="2026-09-24T05:32:47Z"/>
        <w:rFonts w:ascii="Cambria" w:cs="Cambria" w:eastAsia="Cambria" w:hAnsi="Cambria"/>
        <w:b w:val="1"/>
        <w:bCs w:val="1"/>
        <w:sz w:val="30"/>
        <w:szCs w:val="30"/>
        <w:u w:val="single"/>
        <w:rPrChange w:author="Prajan Prajan" w:id="138" w:date="2026-09-23T04:47:34Z">
          <w:rPr/>
        </w:rPrChange>
      </w:rPr>
    </w:pPr>
    <w:ins w:author="Prajan Prajan" w:id="126" w:date="2026-09-23T04:47:34Z">
      <w:del w:author="Anonymous" w:id="128" w:date="2026-09-24T05:32:47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**Greetings from </w:delText>
        </w:r>
      </w:del>
    </w:ins>
    <w:ins w:author="Anonymous" w:id="140" w:date="2026-09-24T05:52:28Z">
      <w:del w:author="Anonymous" w:id="128" w:date="2026-09-24T05:32:47Z">
        <w:r w:rsidDel="00000000" w:rsidR="00000000" w:rsidRPr="00000000">
          <w:rPr>
            <w:sz w:val="10"/>
            <w:szCs w:val="10"/>
            <w:u w:val="single"/>
            <w:rtl w:val="0"/>
            <w:rPrChange w:author="Anonymous" w:id="141" w:date="2026-09-24T05:52:28Z">
              <w:rPr/>
            </w:rPrChange>
          </w:rPr>
          <w:delText xml:space="preserve">–</w:delText>
        </w:r>
      </w:del>
    </w:ins>
    <w:ins w:author="Prajan Prajan" w:id="126" w:date="2026-09-23T04:47:34Z">
      <w:del w:author="Anonymous" w:id="128" w:date="2026-09-24T05:32:47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SmartBridge..!!**</w:delText>
        </w:r>
      </w:del>
    </w:ins>
  </w:p>
  <w:p w:rsidR="00000000" w:rsidDel="00000000" w:rsidP="00000000" w:rsidRDefault="00000000" w:rsidRPr="00000000" w14:paraId="000006BB">
    <w:pPr>
      <w:pStyle w:val="Title"/>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Change w:author="Anonymous" w:id="0" w:date="2026-09-24T05:32:47Z">
        <w:pPr>
          <w:spacing w:after="240" w:before="240" w:line="276" w:lineRule="auto"/>
        </w:pPr>
      </w:pPrChange>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6BC">
    <w:pPr>
      <w:spacing w:after="240" w:before="240" w:line="276" w:lineRule="auto"/>
      <w:ind w:left="144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Change w:author="Anonymous" w:id="0" w:date="2026-09-24T05:44:49Z">
        <w:pPr>
          <w:spacing w:after="240" w:before="240" w:line="276" w:lineRule="auto"/>
        </w:pPr>
      </w:pPrChange>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Pleas</w:delText>
        </w:r>
      </w:del>
    </w:ins>
    <w:ins w:author="Ahana Mani" w:id="142" w:date="2026-09-24T10:17:19Z">
      <w:del w:author="PREMA" w:id="132" w:date="2026-09-24T01:15:25Z">
        <w:r w:rsidDel="00000000" w:rsidR="00000000" w:rsidRPr="00000000">
          <w:rPr>
            <w:sz w:val="10"/>
            <w:szCs w:val="10"/>
            <w:u w:val="single"/>
            <w:rPrChange w:author="Ahana Mani" w:id="143" w:date="2026-09-24T10:17:19Z">
              <w:rPr/>
            </w:rPrChange>
          </w:rPr>
          <w:drawing>
            <wp:inline distB="114300" distT="114300" distL="114300" distR="114300">
              <wp:extent cx="4262438" cy="1712502"/>
              <wp:effectExtent b="0" l="0" r="0" t="0"/>
              <wp:docPr id="14"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4262438" cy="1712502"/>
                      </a:xfrm>
                      <a:prstGeom prst="rect"/>
                      <a:ln/>
                    </pic:spPr>
                  </pic:pic>
                </a:graphicData>
              </a:graphic>
            </wp:inline>
          </w:drawing>
        </w:r>
      </w:del>
    </w:ins>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 find the **Project Details** </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shared below. The project resources include:</w:delText>
        </w:r>
      </w:del>
    </w:ins>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**Dear Faculty Members,*</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delText>
        </w:r>
      </w:del>
    </w:ins>
  </w:p>
  <w:p w:rsidR="00000000" w:rsidDel="00000000" w:rsidP="00000000" w:rsidRDefault="00000000" w:rsidRPr="00000000" w14:paraId="000006BD">
    <w:pPr>
      <w:ind w:left="720" w:firstLine="0"/>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astAPI Backend to Manage Routing and User Input Processing</w:delText>
        </w:r>
      </w:del>
    </w:ins>
  </w:p>
  <w:p w:rsidR="00000000" w:rsidDel="00000000" w:rsidP="00000000" w:rsidRDefault="00000000" w:rsidRPr="00000000" w14:paraId="000006BE">
    <w:pPr>
      <w:rPr>
        <w:ins w:author="manoj mohan" w:id="148" w:date="2026-09-24T05:23:22Z"/>
        <w:del w:author="PREMA" w:id="132" w:date="2026-09-24T01:15:25Z"/>
        <w:sz w:val="10"/>
        <w:szCs w:val="10"/>
        <w:u w:val="single"/>
        <w:rPrChange w:author="manoj mohan" w:id="149" w:date="2026-09-24T05:23:22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Mile</w:delText>
        </w:r>
      </w:del>
    </w:ins>
    <w:ins w:author="manoj mohan" w:id="148" w:date="2026-09-24T05:23:22Z">
      <w:del w:author="PREMA" w:id="132" w:date="2026-09-24T01:15:25Z">
        <w:r w:rsidDel="00000000" w:rsidR="00000000" w:rsidRPr="00000000">
          <w:rPr>
            <w:sz w:val="10"/>
            <w:szCs w:val="10"/>
            <w:u w:val="single"/>
            <w:rtl w:val="0"/>
            <w:rPrChange w:author="manoj mohan" w:id="149" w:date="2026-09-24T05:23:22Z">
              <w:rPr/>
            </w:rPrChange>
          </w:rPr>
          <w:delText xml:space="preserve">:</w:delText>
        </w:r>
      </w:del>
    </w:ins>
  </w:p>
  <w:p w:rsidR="00000000" w:rsidDel="00000000" w:rsidP="00000000" w:rsidRDefault="00000000" w:rsidRPr="00000000" w14:paraId="000006BF">
    <w:pPr>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stone 3. route.py Development</w:delText>
        </w:r>
      </w:del>
    </w:ins>
  </w:p>
  <w:p w:rsidR="00000000" w:rsidDel="00000000" w:rsidP="00000000" w:rsidRDefault="00000000" w:rsidRPr="00000000" w14:paraId="000006C0">
    <w:pPr>
      <w:ind w:left="720" w:firstLine="0"/>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       Activity 3.1. Writing the Main Application Logic in routes.py</w:delText>
        </w:r>
      </w:del>
    </w:ins>
  </w:p>
  <w:p w:rsidR="00000000" w:rsidDel="00000000" w:rsidP="00000000" w:rsidRDefault="00000000" w:rsidRPr="00000000" w14:paraId="000006C1">
    <w:pPr>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Milestone 4. Frontend Development</w:delText>
        </w:r>
      </w:del>
    </w:ins>
  </w:p>
  <w:p w:rsidR="00000000" w:rsidDel="00000000" w:rsidP="00000000" w:rsidRDefault="00000000" w:rsidRPr="00000000" w14:paraId="000006C2">
    <w:pPr>
      <w:ind w:left="720" w:firstLine="0"/>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      Activity 4.1. Designing and Developing User Interface</w:delText>
        </w:r>
      </w:del>
    </w:ins>
  </w:p>
  <w:p w:rsidR="00000000" w:rsidDel="00000000" w:rsidP="00000000" w:rsidRDefault="00000000" w:rsidRPr="00000000" w14:paraId="000006C3">
    <w:pPr>
      <w:ind w:left="720" w:firstLine="0"/>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      Activity 4.2. Creating Dynamic Templates with FastAPI’s Jinja2 </w:delText>
        </w:r>
      </w:del>
    </w:ins>
  </w:p>
  <w:p w:rsidR="00000000" w:rsidDel="00000000" w:rsidP="00000000" w:rsidRDefault="00000000" w:rsidRPr="00000000" w14:paraId="000006C4">
    <w:pPr>
      <w:rPr>
        <w:ins w:author="PREMA" w:id="146" w:date="2026-09-24T01:08:40Z"/>
        <w:del w:author="PREMA" w:id="132" w:date="2026-09-24T01:15:25Z"/>
        <w:rFonts w:ascii="Cambria" w:cs="Cambria" w:eastAsia="Cambria" w:hAnsi="Cambria"/>
        <w:b w:val="1"/>
        <w:bCs w:val="1"/>
        <w:sz w:val="30"/>
        <w:szCs w:val="30"/>
        <w:u w:val="single"/>
        <w:rPrChange w:author="PREMA" w:id="147" w:date="2026-09-24T01:08:40Z">
          <w:rPr/>
        </w:rPrChange>
      </w:rPr>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Milestone 5. Deployment </w:delText>
        </w:r>
      </w:del>
    </w:ins>
  </w:p>
  <w:p w:rsidR="00000000" w:rsidDel="00000000" w:rsidP="00000000" w:rsidRDefault="00000000" w:rsidRPr="00000000" w14:paraId="000006C5">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Change w:author="PREMA" w:id="0" w:date="2026-09-24T01:08:40Z">
        <w:pPr>
          <w:spacing w:after="240" w:before="240" w:line="276" w:lineRule="auto"/>
        </w:pPr>
      </w:pPrChange>
    </w:pPr>
    <w:ins w:author="PREMA" w:id="146" w:date="2026-09-24T01:08:40Z">
      <w:del w:author="PREMA" w:id="132" w:date="2026-09-24T01:15:25Z">
        <w:r w:rsidDel="00000000" w:rsidR="00000000" w:rsidRPr="00000000">
          <w:rPr>
            <w:rFonts w:ascii="Cambria" w:cs="Cambria" w:eastAsia="Cambria" w:hAnsi="Cambria"/>
            <w:b w:val="1"/>
            <w:bCs w:val="1"/>
            <w:sz w:val="30"/>
            <w:szCs w:val="30"/>
            <w:u w:val="single"/>
            <w:rtl w:val="0"/>
            <w:rPrChange w:author="PREMA" w:id="147" w:date="2026-09-24T01:08:40Z">
              <w:rPr/>
            </w:rPrChange>
          </w:rPr>
          <w:delText xml:space="preserve">      Activity 5.1. Preparing the Application fo</w:delText>
        </w:r>
      </w:del>
    </w:ins>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C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**Greetings from SmartBridge..!!**</w:delText>
        </w:r>
      </w:del>
    </w:ins>
  </w:p>
  <w:p w:rsidR="00000000" w:rsidDel="00000000" w:rsidP="00000000" w:rsidRDefault="00000000" w:rsidRPr="00000000" w14:paraId="000006C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C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Please find the **Project Details** shared below. The project resources include:</w:delText>
        </w:r>
      </w:del>
    </w:ins>
  </w:p>
  <w:p w:rsidR="00000000" w:rsidDel="00000000" w:rsidP="00000000" w:rsidRDefault="00000000" w:rsidRPr="00000000" w14:paraId="000006C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C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**Project Title**</w:delText>
        </w:r>
      </w:del>
    </w:ins>
  </w:p>
  <w:p w:rsidR="00000000" w:rsidDel="00000000" w:rsidP="00000000" w:rsidRDefault="00000000" w:rsidRPr="00000000" w14:paraId="000006C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**Project Document** – Detailed instructions and requirements for the project</w:delText>
        </w:r>
      </w:del>
    </w:ins>
  </w:p>
  <w:p w:rsidR="00000000" w:rsidDel="00000000" w:rsidP="00000000" w:rsidRDefault="00000000" w:rsidRPr="00000000" w14:paraId="000006C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3. **Project Reference Video** – Step-by-step guidance on how to complete the project</w:delText>
        </w:r>
      </w:del>
    </w:ins>
  </w:p>
  <w:p w:rsidR="00000000" w:rsidDel="00000000" w:rsidP="00000000" w:rsidRDefault="00000000" w:rsidRPr="00000000" w14:paraId="000006C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C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Important Instructions for Students</w:delText>
        </w:r>
      </w:del>
    </w:ins>
  </w:p>
  <w:p w:rsidR="00000000" w:rsidDel="00000000" w:rsidP="00000000" w:rsidRDefault="00000000" w:rsidRPr="00000000" w14:paraId="000006C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D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6D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D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As instructed by the trainers during the **Project Development Sessions**, students are required to submit the following:</w:delText>
        </w:r>
      </w:del>
    </w:ins>
  </w:p>
  <w:p w:rsidR="00000000" w:rsidDel="00000000" w:rsidP="00000000" w:rsidRDefault="00000000" w:rsidRPr="00000000" w14:paraId="000006D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D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Project Submission Requirements</w:delText>
        </w:r>
      </w:del>
    </w:ins>
  </w:p>
  <w:p w:rsidR="00000000" w:rsidDel="00000000" w:rsidP="00000000" w:rsidRDefault="00000000" w:rsidRPr="00000000" w14:paraId="000006D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D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GitHub Repository Link**</w:delText>
        </w:r>
      </w:del>
    </w:ins>
  </w:p>
  <w:p w:rsidR="00000000" w:rsidDel="00000000" w:rsidP="00000000" w:rsidRDefault="00000000" w:rsidRPr="00000000" w14:paraId="000006D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D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The GitHub repository link must be a **Public Repository Link**.</w:delText>
        </w:r>
      </w:del>
    </w:ins>
  </w:p>
  <w:p w:rsidR="00000000" w:rsidDel="00000000" w:rsidP="00000000" w:rsidRDefault="00000000" w:rsidRPr="00000000" w14:paraId="000006D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All project files/documents should be uploaded to GitHub.</w:delText>
        </w:r>
      </w:del>
    </w:ins>
  </w:p>
  <w:p w:rsidR="00000000" w:rsidDel="00000000" w:rsidP="00000000" w:rsidRDefault="00000000" w:rsidRPr="00000000" w14:paraId="000006D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The project should be maintained and submitted **phase-wise** using the following structure:</w:delText>
        </w:r>
      </w:del>
    </w:ins>
  </w:p>
  <w:p w:rsidR="00000000" w:rsidDel="00000000" w:rsidP="00000000" w:rsidRDefault="00000000" w:rsidRPr="00000000" w14:paraId="000006D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D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**Brainstorming &amp; Ideation Phase**</w:delText>
        </w:r>
      </w:del>
    </w:ins>
  </w:p>
  <w:p w:rsidR="00000000" w:rsidDel="00000000" w:rsidP="00000000" w:rsidRDefault="00000000" w:rsidRPr="00000000" w14:paraId="000006D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**Requirement Analysis Phase**</w:delText>
        </w:r>
      </w:del>
    </w:ins>
  </w:p>
  <w:p w:rsidR="00000000" w:rsidDel="00000000" w:rsidP="00000000" w:rsidRDefault="00000000" w:rsidRPr="00000000" w14:paraId="000006D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3. **Project Design Phase Phase**</w:delText>
        </w:r>
      </w:del>
    </w:ins>
  </w:p>
  <w:p w:rsidR="00000000" w:rsidDel="00000000" w:rsidP="00000000" w:rsidRDefault="00000000" w:rsidRPr="00000000" w14:paraId="000006D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4. **Project Planning Phase**</w:delText>
        </w:r>
      </w:del>
    </w:ins>
  </w:p>
  <w:p w:rsidR="00000000" w:rsidDel="00000000" w:rsidP="00000000" w:rsidRDefault="00000000" w:rsidRPr="00000000" w14:paraId="000006E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5. **Project Development Phase**</w:delText>
        </w:r>
      </w:del>
    </w:ins>
  </w:p>
  <w:p w:rsidR="00000000" w:rsidDel="00000000" w:rsidP="00000000" w:rsidRDefault="00000000" w:rsidRPr="00000000" w14:paraId="000006E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6. **Project Testing Phase**</w:delText>
        </w:r>
      </w:del>
    </w:ins>
  </w:p>
  <w:p w:rsidR="00000000" w:rsidDel="00000000" w:rsidP="00000000" w:rsidRDefault="00000000" w:rsidRPr="00000000" w14:paraId="000006E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7. **Project Documentation Phase**</w:delText>
        </w:r>
      </w:del>
    </w:ins>
  </w:p>
  <w:p w:rsidR="00000000" w:rsidDel="00000000" w:rsidP="00000000" w:rsidRDefault="00000000" w:rsidRPr="00000000" w14:paraId="000006E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8. **Project Demonstration Phase**</w:delText>
        </w:r>
      </w:del>
    </w:ins>
  </w:p>
  <w:p w:rsidR="00000000" w:rsidDel="00000000" w:rsidP="00000000" w:rsidRDefault="00000000" w:rsidRPr="00000000" w14:paraId="000006E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E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Demo Video Link**</w:delText>
        </w:r>
      </w:del>
    </w:ins>
  </w:p>
  <w:p w:rsidR="00000000" w:rsidDel="00000000" w:rsidP="00000000" w:rsidRDefault="00000000" w:rsidRPr="00000000" w14:paraId="000006E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E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Record a complete **project demonstration video**.</w:delText>
        </w:r>
      </w:del>
    </w:ins>
  </w:p>
  <w:p w:rsidR="00000000" w:rsidDel="00000000" w:rsidP="00000000" w:rsidRDefault="00000000" w:rsidRPr="00000000" w14:paraId="000006E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Upload the video to **Google Drive**.</w:delText>
        </w:r>
      </w:del>
    </w:ins>
  </w:p>
  <w:p w:rsidR="00000000" w:rsidDel="00000000" w:rsidP="00000000" w:rsidRDefault="00000000" w:rsidRPr="00000000" w14:paraId="000006E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Ensure that the **Drive link is set to Public/Anyone with the link can view**.</w:delText>
        </w:r>
      </w:del>
    </w:ins>
  </w:p>
  <w:p w:rsidR="00000000" w:rsidDel="00000000" w:rsidP="00000000" w:rsidRDefault="00000000" w:rsidRPr="00000000" w14:paraId="000006E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The demo video should include:</w:delText>
        </w:r>
      </w:del>
    </w:ins>
  </w:p>
  <w:p w:rsidR="00000000" w:rsidDel="00000000" w:rsidP="00000000" w:rsidRDefault="00000000" w:rsidRPr="00000000" w14:paraId="000006E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Screen sharing of the project</w:delText>
        </w:r>
      </w:del>
    </w:ins>
  </w:p>
  <w:p w:rsidR="00000000" w:rsidDel="00000000" w:rsidP="00000000" w:rsidRDefault="00000000" w:rsidRPr="00000000" w14:paraId="000006E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Student's voice-over/explanation</w:delText>
        </w:r>
      </w:del>
    </w:ins>
  </w:p>
  <w:p w:rsidR="00000000" w:rsidDel="00000000" w:rsidP="00000000" w:rsidRDefault="00000000" w:rsidRPr="00000000" w14:paraId="000006E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**Project Name**</w:delText>
        </w:r>
      </w:del>
    </w:ins>
  </w:p>
  <w:p w:rsidR="00000000" w:rsidDel="00000000" w:rsidP="00000000" w:rsidRDefault="00000000" w:rsidRPr="00000000" w14:paraId="000006E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**Purpose of the Project**</w:delText>
        </w:r>
      </w:del>
    </w:ins>
  </w:p>
  <w:p w:rsidR="00000000" w:rsidDel="00000000" w:rsidP="00000000" w:rsidRDefault="00000000" w:rsidRPr="00000000" w14:paraId="000006E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**Use/Benefits of the Project**</w:delText>
        </w:r>
      </w:del>
    </w:ins>
  </w:p>
  <w:p w:rsidR="00000000" w:rsidDel="00000000" w:rsidP="00000000" w:rsidRDefault="00000000" w:rsidRPr="00000000" w14:paraId="000006F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**Project Execution/Working Process**</w:delText>
        </w:r>
      </w:del>
    </w:ins>
  </w:p>
  <w:p w:rsidR="00000000" w:rsidDel="00000000" w:rsidP="00000000" w:rsidRDefault="00000000" w:rsidRPr="00000000" w14:paraId="000006F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**Final Output**</w:delText>
        </w:r>
      </w:del>
    </w:ins>
  </w:p>
  <w:p w:rsidR="00000000" w:rsidDel="00000000" w:rsidP="00000000" w:rsidRDefault="00000000" w:rsidRPr="00000000" w14:paraId="000006F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F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Important Note Regarding SkillWallet &amp; Team Formation</w:delText>
        </w:r>
      </w:del>
    </w:ins>
  </w:p>
  <w:p w:rsidR="00000000" w:rsidDel="00000000" w:rsidP="00000000" w:rsidRDefault="00000000" w:rsidRPr="00000000" w14:paraId="000006F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F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6F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F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Students are instructed to:</w:delText>
        </w:r>
      </w:del>
    </w:ins>
  </w:p>
  <w:p w:rsidR="00000000" w:rsidDel="00000000" w:rsidP="00000000" w:rsidRDefault="00000000" w:rsidRPr="00000000" w14:paraId="000006F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6F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**Form their teams physically** without waiting for SkillWallet credentials.</w:delText>
        </w:r>
      </w:del>
    </w:ins>
  </w:p>
  <w:p w:rsidR="00000000" w:rsidDel="00000000" w:rsidP="00000000" w:rsidRDefault="00000000" w:rsidRPr="00000000" w14:paraId="000006F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Team size should be:</w:delText>
        </w:r>
      </w:del>
    </w:ins>
  </w:p>
  <w:p w:rsidR="00000000" w:rsidDel="00000000" w:rsidP="00000000" w:rsidRDefault="00000000" w:rsidRPr="00000000" w14:paraId="000006F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**Minimum:** 2 members</w:delText>
        </w:r>
      </w:del>
    </w:ins>
  </w:p>
  <w:p w:rsidR="00000000" w:rsidDel="00000000" w:rsidP="00000000" w:rsidRDefault="00000000" w:rsidRPr="00000000" w14:paraId="000006F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**Standard:** 4 members</w:delText>
        </w:r>
      </w:del>
    </w:ins>
  </w:p>
  <w:p w:rsidR="00000000" w:rsidDel="00000000" w:rsidP="00000000" w:rsidRDefault="00000000" w:rsidRPr="00000000" w14:paraId="000006F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**Maximum:** 5 members</w:delText>
        </w:r>
      </w:del>
    </w:ins>
  </w:p>
  <w:p w:rsidR="00000000" w:rsidDel="00000000" w:rsidP="00000000" w:rsidRDefault="00000000" w:rsidRPr="00000000" w14:paraId="000006F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3. Select **one project** from the list of projects attached.</w:delText>
        </w:r>
      </w:del>
    </w:ins>
  </w:p>
  <w:p w:rsidR="00000000" w:rsidDel="00000000" w:rsidP="00000000" w:rsidRDefault="00000000" w:rsidRPr="00000000" w14:paraId="000006F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4. Go through the **Project Document and Reference Video** thoroughly.</w:delText>
        </w:r>
      </w:del>
    </w:ins>
  </w:p>
  <w:p w:rsidR="00000000" w:rsidDel="00000000" w:rsidP="00000000" w:rsidRDefault="00000000" w:rsidRPr="00000000" w14:paraId="0000070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5. Start working on the selected project immediately.</w:delText>
        </w:r>
      </w:del>
    </w:ins>
  </w:p>
  <w:p w:rsidR="00000000" w:rsidDel="00000000" w:rsidP="00000000" w:rsidRDefault="00000000" w:rsidRPr="00000000" w14:paraId="0000070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6. Prepare all project files according to the **8 phases mentioned above**.</w:delText>
        </w:r>
      </w:del>
    </w:ins>
  </w:p>
  <w:p w:rsidR="00000000" w:rsidDel="00000000" w:rsidP="00000000" w:rsidRDefault="00000000" w:rsidRPr="00000000" w14:paraId="0000070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7. Upload the phase-wise project files into the **GitHub repository**.</w:delText>
        </w:r>
      </w:del>
    </w:ins>
  </w:p>
  <w:p w:rsidR="00000000" w:rsidDel="00000000" w:rsidP="00000000" w:rsidRDefault="00000000" w:rsidRPr="00000000" w14:paraId="0000070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8. Prepare and record the **Project Demo Video** as per the instructions above.</w:delText>
        </w:r>
      </w:del>
    </w:ins>
  </w:p>
  <w:p w:rsidR="00000000" w:rsidDel="00000000" w:rsidP="00000000" w:rsidRDefault="00000000" w:rsidRPr="00000000" w14:paraId="0000070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0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Once SkillWallet Credentials Are Received</w:delText>
        </w:r>
      </w:del>
    </w:ins>
  </w:p>
  <w:p w:rsidR="00000000" w:rsidDel="00000000" w:rsidP="00000000" w:rsidRDefault="00000000" w:rsidRPr="00000000" w14:paraId="0000070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0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Once students receive their **SkillWallet credentials**, they should:</w:delText>
        </w:r>
      </w:del>
    </w:ins>
  </w:p>
  <w:p w:rsidR="00000000" w:rsidDel="00000000" w:rsidP="00000000" w:rsidRDefault="00000000" w:rsidRPr="00000000" w14:paraId="0000070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0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Contact their respective faculty member.</w:delText>
        </w:r>
      </w:del>
    </w:ins>
  </w:p>
  <w:p w:rsidR="00000000" w:rsidDel="00000000" w:rsidP="00000000" w:rsidRDefault="00000000" w:rsidRPr="00000000" w14:paraId="0000070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Inform the faculty about:</w:delText>
        </w:r>
      </w:del>
    </w:ins>
  </w:p>
  <w:p w:rsidR="00000000" w:rsidDel="00000000" w:rsidP="00000000" w:rsidRDefault="00000000" w:rsidRPr="00000000" w14:paraId="0000070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0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**The project they are working on**</w:delText>
        </w:r>
      </w:del>
    </w:ins>
  </w:p>
  <w:p w:rsidR="00000000" w:rsidDel="00000000" w:rsidP="00000000" w:rsidRDefault="00000000" w:rsidRPr="00000000" w14:paraId="0000070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**Their team members**</w:delText>
        </w:r>
      </w:del>
    </w:ins>
  </w:p>
  <w:p w:rsidR="00000000" w:rsidDel="00000000" w:rsidP="00000000" w:rsidRDefault="00000000" w:rsidRPr="00000000" w14:paraId="0000070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70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SkillWallet Access Update*</w:delText>
        </w:r>
      </w:del>
    </w:ins>
  </w:p>
  <w:p w:rsidR="00000000" w:rsidDel="00000000" w:rsidP="00000000" w:rsidRDefault="00000000" w:rsidRPr="00000000" w14:paraId="0000071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We sincerely apologize for the delay in providing SkillWallet access.</w:delText>
        </w:r>
      </w:del>
    </w:ins>
  </w:p>
  <w:p w:rsidR="00000000" w:rsidDel="00000000" w:rsidP="00000000" w:rsidRDefault="00000000" w:rsidRPr="00000000" w14:paraId="0000071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71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71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Thank you for your cooperation and support.</w:delText>
        </w:r>
      </w:del>
    </w:ins>
  </w:p>
  <w:p w:rsidR="00000000" w:rsidDel="00000000" w:rsidP="00000000" w:rsidRDefault="00000000" w:rsidRPr="00000000" w14:paraId="0000071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**Regards,**</w:delText>
        </w:r>
      </w:del>
    </w:ins>
  </w:p>
  <w:p w:rsidR="00000000" w:rsidDel="00000000" w:rsidP="00000000" w:rsidRDefault="00000000" w:rsidRPr="00000000" w14:paraId="0000071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**Aparna Nelaturi**</w:delText>
        </w:r>
      </w:del>
    </w:ins>
  </w:p>
  <w:p w:rsidR="00000000" w:rsidDel="00000000" w:rsidP="00000000" w:rsidRDefault="00000000" w:rsidRPr="00000000" w14:paraId="0000071C">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   NFitBuddy – AI Fitness Plan Generator using Gemini Models </w:delText>
        </w:r>
      </w:del>
    </w:ins>
  </w:p>
  <w:p w:rsidR="00000000" w:rsidDel="00000000" w:rsidP="00000000" w:rsidRDefault="00000000" w:rsidRPr="00000000" w14:paraId="0000071D">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1E">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Project Description:</w:delText>
        </w:r>
      </w:del>
    </w:ins>
  </w:p>
  <w:p w:rsidR="00000000" w:rsidDel="00000000" w:rsidP="00000000" w:rsidRDefault="00000000" w:rsidRPr="00000000" w14:paraId="0000071F">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20">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FitBuddy is a web-based application that uses AI to generate personalized workout plans and nutrition</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ins>
  </w:p>
  <w:p w:rsidR="00000000" w:rsidDel="00000000" w:rsidP="00000000" w:rsidRDefault="00000000" w:rsidRPr="00000000" w14:paraId="0000072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ins>
  </w:p>
  <w:p w:rsidR="00000000" w:rsidDel="00000000" w:rsidP="00000000" w:rsidRDefault="00000000" w:rsidRPr="00000000" w14:paraId="0000072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delText>
        </w:r>
      </w:del>
    </w:ins>
  </w:p>
  <w:p w:rsidR="00000000" w:rsidDel="00000000" w:rsidP="00000000" w:rsidRDefault="00000000" w:rsidRPr="00000000" w14:paraId="00000723">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Scenarios:</w:delText>
        </w:r>
      </w:del>
    </w:ins>
  </w:p>
  <w:p w:rsidR="00000000" w:rsidDel="00000000" w:rsidP="00000000" w:rsidRDefault="00000000" w:rsidRPr="00000000" w14:paraId="00000724">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25">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ins>
  </w:p>
  <w:p w:rsidR="00000000" w:rsidDel="00000000" w:rsidP="00000000" w:rsidRDefault="00000000" w:rsidRPr="00000000" w14:paraId="00000726">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27">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ins>
  </w:p>
  <w:p w:rsidR="00000000" w:rsidDel="00000000" w:rsidP="00000000" w:rsidRDefault="00000000" w:rsidRPr="00000000" w14:paraId="00000728">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29">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ins>
  </w:p>
  <w:p w:rsidR="00000000" w:rsidDel="00000000" w:rsidP="00000000" w:rsidRDefault="00000000" w:rsidRPr="00000000" w14:paraId="0000072A">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2B">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ins>
  </w:p>
  <w:p w:rsidR="00000000" w:rsidDel="00000000" w:rsidP="00000000" w:rsidRDefault="00000000" w:rsidRPr="00000000" w14:paraId="0000072C">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2D">
    <w:pPr>
      <w:pStyle w:val="Heading3"/>
      <w:keepNext w:val="0"/>
      <w:keepLines w:val="0"/>
      <w:spacing w:before="280" w:lin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k3p46owuyw9y" w:id="37"/>
        <w:bookmarkEnd w:id="37"/>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Technical Architecture:</w:delText>
        </w:r>
      </w:del>
    </w:ins>
  </w:p>
  <w:p w:rsidR="00000000" w:rsidDel="00000000" w:rsidP="00000000" w:rsidRDefault="00000000" w:rsidRPr="00000000" w14:paraId="0000072E">
    <w:pPr>
      <w:jc w:val="cente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delText>
        </w:r>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752850" cy="5619750"/>
              <wp:effectExtent b="0" l="0" r="0" t="0"/>
              <wp:docPr id="87" name="image15.png"/>
              <a:graphic>
                <a:graphicData uri="http://schemas.openxmlformats.org/drawingml/2006/picture">
                  <pic:pic>
                    <pic:nvPicPr>
                      <pic:cNvPr id="0" name="image15.png"/>
                      <pic:cNvPicPr preferRelativeResize="0"/>
                    </pic:nvPicPr>
                    <pic:blipFill>
                      <a:blip r:embed="rId4"/>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2F">
    <w:pPr>
      <w:jc w:val="cente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30">
    <w:pPr>
      <w:jc w:val="cente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31">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32">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Pre - requisites:</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3">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FastAPI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4">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 Goo by gle Generative AI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5">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 W3Schools HTML/CSS/Jinja2 Tutorials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6">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 Python Official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7">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 Git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8">
    <w:pPr>
      <w:numPr>
        <w:ilvl w:val="0"/>
        <w:numId w:val="15"/>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SQLAlchemy and SQLite Basics: :  SQLAlchemy Docs</w:delText>
        </w:r>
      </w:del>
    </w:ins>
  </w:p>
  <w:p w:rsidR="00000000" w:rsidDel="00000000" w:rsidP="00000000" w:rsidRDefault="00000000" w:rsidRPr="00000000" w14:paraId="00000739">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Virtualenv Guide</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A">
    <w:pPr>
      <w:numPr>
        <w:ilvl w:val="0"/>
        <w:numId w:val="15"/>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Uvicorn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3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Project Workflow:</w:delText>
        </w:r>
      </w:del>
    </w:ins>
  </w:p>
  <w:p w:rsidR="00000000" w:rsidDel="00000000" w:rsidP="00000000" w:rsidRDefault="00000000" w:rsidRPr="00000000" w14:paraId="0000073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1. Model selection and Architecture</w:delText>
        </w:r>
      </w:del>
    </w:ins>
  </w:p>
  <w:p w:rsidR="00000000" w:rsidDel="00000000" w:rsidP="00000000" w:rsidRDefault="00000000" w:rsidRPr="00000000" w14:paraId="0000073D">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1.1. Research and Select the Appropriate Generative AI Model</w:delText>
        </w:r>
      </w:del>
    </w:ins>
  </w:p>
  <w:p w:rsidR="00000000" w:rsidDel="00000000" w:rsidP="00000000" w:rsidRDefault="00000000" w:rsidRPr="00000000" w14:paraId="0000073E">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1.2. Define the architecture of the application</w:delText>
        </w:r>
      </w:del>
    </w:ins>
  </w:p>
  <w:p w:rsidR="00000000" w:rsidDel="00000000" w:rsidP="00000000" w:rsidRDefault="00000000" w:rsidRPr="00000000" w14:paraId="0000073F">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1.3. Set up the development Environment</w:delText>
        </w:r>
      </w:del>
    </w:ins>
  </w:p>
  <w:p w:rsidR="00000000" w:rsidDel="00000000" w:rsidP="00000000" w:rsidRDefault="00000000" w:rsidRPr="00000000" w14:paraId="00000740">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2. Core functionalities Development</w:delText>
        </w:r>
      </w:del>
    </w:ins>
  </w:p>
  <w:p w:rsidR="00000000" w:rsidDel="00000000" w:rsidP="00000000" w:rsidRDefault="00000000" w:rsidRPr="00000000" w14:paraId="00000741">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2.1. Develop the core functionalities</w:delText>
        </w:r>
      </w:del>
    </w:ins>
  </w:p>
  <w:p w:rsidR="00000000" w:rsidDel="00000000" w:rsidP="00000000" w:rsidRDefault="00000000" w:rsidRPr="00000000" w14:paraId="00000742">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2.2. Implement the FastAPI Backend to Manage Routing and User Input Processing</w:delText>
        </w:r>
      </w:del>
    </w:ins>
  </w:p>
  <w:p w:rsidR="00000000" w:rsidDel="00000000" w:rsidP="00000000" w:rsidRDefault="00000000" w:rsidRPr="00000000" w14:paraId="00000743">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3. route.py Development</w:delText>
        </w:r>
      </w:del>
    </w:ins>
  </w:p>
  <w:p w:rsidR="00000000" w:rsidDel="00000000" w:rsidP="00000000" w:rsidRDefault="00000000" w:rsidRPr="00000000" w14:paraId="00000744">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3.1. Writing the Main Application Logic in routes.py</w:delText>
        </w:r>
      </w:del>
    </w:ins>
  </w:p>
  <w:p w:rsidR="00000000" w:rsidDel="00000000" w:rsidP="00000000" w:rsidRDefault="00000000" w:rsidRPr="00000000" w14:paraId="00000745">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4. Frontend Development</w:delText>
        </w:r>
      </w:del>
    </w:ins>
  </w:p>
  <w:p w:rsidR="00000000" w:rsidDel="00000000" w:rsidP="00000000" w:rsidRDefault="00000000" w:rsidRPr="00000000" w14:paraId="00000746">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4.1. Designing and Developing User Interface</w:delText>
        </w:r>
      </w:del>
    </w:ins>
  </w:p>
  <w:p w:rsidR="00000000" w:rsidDel="00000000" w:rsidP="00000000" w:rsidRDefault="00000000" w:rsidRPr="00000000" w14:paraId="00000747">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4.2. Creating Dynamic Templates with FastAPI’s Jinja2 </w:delText>
        </w:r>
      </w:del>
    </w:ins>
  </w:p>
  <w:p w:rsidR="00000000" w:rsidDel="00000000" w:rsidP="00000000" w:rsidRDefault="00000000" w:rsidRPr="00000000" w14:paraId="00000748">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5. Deployment </w:delText>
        </w:r>
      </w:del>
    </w:ins>
  </w:p>
  <w:p w:rsidR="00000000" w:rsidDel="00000000" w:rsidP="00000000" w:rsidRDefault="00000000" w:rsidRPr="00000000" w14:paraId="00000749">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5.1. Preparing the Application for Local Deployment</w:delText>
        </w:r>
      </w:del>
    </w:ins>
  </w:p>
  <w:p w:rsidR="00000000" w:rsidDel="00000000" w:rsidP="00000000" w:rsidRDefault="00000000" w:rsidRPr="00000000" w14:paraId="0000074A">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5.2. Testing and Verifying Local Deployment</w:delText>
        </w:r>
      </w:del>
    </w:ins>
  </w:p>
  <w:p w:rsidR="00000000" w:rsidDel="00000000" w:rsidP="00000000" w:rsidRDefault="00000000" w:rsidRPr="00000000" w14:paraId="0000074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4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4D">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1. Model selection and Architecture</w:delText>
        </w:r>
      </w:del>
    </w:ins>
  </w:p>
  <w:p w:rsidR="00000000" w:rsidDel="00000000" w:rsidP="00000000" w:rsidRDefault="00000000" w:rsidRPr="00000000" w14:paraId="0000074E">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ins>
  </w:p>
  <w:p w:rsidR="00000000" w:rsidDel="00000000" w:rsidP="00000000" w:rsidRDefault="00000000" w:rsidRPr="00000000" w14:paraId="0000074F">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1.1: Research and Select the Appropriate Generative AI Model</w:delText>
        </w:r>
      </w:del>
    </w:ins>
  </w:p>
  <w:p w:rsidR="00000000" w:rsidDel="00000000" w:rsidP="00000000" w:rsidRDefault="00000000" w:rsidRPr="00000000" w14:paraId="00000750">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j4a8i2i219q4" w:id="38"/>
        <w:bookmarkEnd w:id="38"/>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Understand the Project Require</w:delText>
        </w:r>
      </w:del>
    </w:ins>
  </w:p>
  <w:p w:rsidR="00000000" w:rsidDel="00000000" w:rsidP="00000000" w:rsidRDefault="00000000" w:rsidRPr="00000000" w14:paraId="00000751">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vp3n5xwcl9xa" w:id="39"/>
        <w:bookmarkEnd w:id="39"/>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ments</w:delText>
        </w:r>
      </w:del>
    </w:ins>
  </w:p>
  <w:p w:rsidR="00000000" w:rsidDel="00000000" w:rsidP="00000000" w:rsidRDefault="00000000" w:rsidRPr="00000000" w14:paraId="00000752">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FitBuddy’s AI model needed to:</w:delText>
        </w:r>
      </w:del>
    </w:ins>
  </w:p>
  <w:p w:rsidR="00000000" w:rsidDel="00000000" w:rsidP="00000000" w:rsidRDefault="00000000" w:rsidRPr="00000000" w14:paraId="00000753">
    <w:pPr>
      <w:numPr>
        <w:ilvl w:val="0"/>
        <w:numId w:val="14"/>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 structured 7-day workout plans</w:delText>
        </w:r>
      </w:del>
    </w:ins>
  </w:p>
  <w:p w:rsidR="00000000" w:rsidDel="00000000" w:rsidP="00000000" w:rsidRDefault="00000000" w:rsidRPr="00000000" w14:paraId="00000754">
    <w:pPr>
      <w:numPr>
        <w:ilvl w:val="0"/>
        <w:numId w:val="14"/>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Provide concise and actionable nutrition tips</w:delText>
        </w:r>
      </w:del>
    </w:ins>
  </w:p>
  <w:p w:rsidR="00000000" w:rsidDel="00000000" w:rsidP="00000000" w:rsidRDefault="00000000" w:rsidRPr="00000000" w14:paraId="00000755">
    <w:pPr>
      <w:numPr>
        <w:ilvl w:val="0"/>
        <w:numId w:val="14"/>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Update workout plans based on user feedback</w:delText>
        </w:r>
      </w:del>
    </w:ins>
  </w:p>
  <w:p w:rsidR="00000000" w:rsidDel="00000000" w:rsidP="00000000" w:rsidRDefault="00000000" w:rsidRPr="00000000" w14:paraId="00000756">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Perform well in real-time, web-based interaction</w:delText>
        </w:r>
      </w:del>
    </w:ins>
  </w:p>
  <w:p w:rsidR="00000000" w:rsidDel="00000000" w:rsidP="00000000" w:rsidRDefault="00000000" w:rsidRPr="00000000" w14:paraId="00000757">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Model Evaluation</w:delText>
        </w:r>
      </w:del>
    </w:ins>
  </w:p>
  <w:p w:rsidR="00000000" w:rsidDel="00000000" w:rsidP="00000000" w:rsidRDefault="00000000" w:rsidRPr="00000000" w14:paraId="00000758">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We initially experimented with several Hugging Face models:</w:delText>
        </w:r>
      </w:del>
    </w:ins>
  </w:p>
  <w:p w:rsidR="00000000" w:rsidDel="00000000" w:rsidP="00000000" w:rsidRDefault="00000000" w:rsidRPr="00000000" w14:paraId="00000759">
    <w:pPr>
      <w:numPr>
        <w:ilvl w:val="0"/>
        <w:numId w:val="35"/>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T5 &amp; BART – For text generation (workout/nutrition)</w:delText>
        </w:r>
      </w:del>
    </w:ins>
  </w:p>
  <w:p w:rsidR="00000000" w:rsidDel="00000000" w:rsidP="00000000" w:rsidRDefault="00000000" w:rsidRPr="00000000" w14:paraId="0000075A">
    <w:pPr>
      <w:numPr>
        <w:ilvl w:val="0"/>
        <w:numId w:val="35"/>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DistilBERT – For potential intent classification</w:delText>
        </w:r>
      </w:del>
    </w:ins>
  </w:p>
  <w:p w:rsidR="00000000" w:rsidDel="00000000" w:rsidP="00000000" w:rsidRDefault="00000000" w:rsidRPr="00000000" w14:paraId="0000075B">
    <w:pPr>
      <w:numPr>
        <w:ilvl w:val="0"/>
        <w:numId w:val="35"/>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Bloom – For general purpose generation</w:delText>
        </w:r>
      </w:del>
    </w:ins>
  </w:p>
  <w:p w:rsidR="00000000" w:rsidDel="00000000" w:rsidP="00000000" w:rsidRDefault="00000000" w:rsidRPr="00000000" w14:paraId="0000075C">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While these models showed promise in basic text generation, they had notable limitations.</w:delText>
        </w:r>
      </w:del>
    </w:ins>
  </w:p>
  <w:p w:rsidR="00000000" w:rsidDel="00000000" w:rsidP="00000000" w:rsidRDefault="00000000" w:rsidRPr="00000000" w14:paraId="0000075D">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These models required:</w:delText>
        </w:r>
      </w:del>
    </w:ins>
  </w:p>
  <w:p w:rsidR="00000000" w:rsidDel="00000000" w:rsidP="00000000" w:rsidRDefault="00000000" w:rsidRPr="00000000" w14:paraId="0000075E">
    <w:pPr>
      <w:numPr>
        <w:ilvl w:val="0"/>
        <w:numId w:val="32"/>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Hosting with Hugging Face or local GPU setup</w:delText>
        </w:r>
      </w:del>
    </w:ins>
  </w:p>
  <w:p w:rsidR="00000000" w:rsidDel="00000000" w:rsidP="00000000" w:rsidRDefault="00000000" w:rsidRPr="00000000" w14:paraId="0000075F">
    <w:pPr>
      <w:numPr>
        <w:ilvl w:val="0"/>
        <w:numId w:val="32"/>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Fine-tuning or complex prompting to achieve structured plans</w:delText>
        </w:r>
      </w:del>
    </w:ins>
  </w:p>
  <w:p w:rsidR="00000000" w:rsidDel="00000000" w:rsidP="00000000" w:rsidRDefault="00000000" w:rsidRPr="00000000" w14:paraId="00000760">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Final Model Selection</w:delText>
        </w:r>
      </w:del>
    </w:ins>
  </w:p>
  <w:p w:rsidR="00000000" w:rsidDel="00000000" w:rsidP="00000000" w:rsidRDefault="00000000" w:rsidRPr="00000000" w14:paraId="00000761">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After comparative testing, we selected Google Gemini models for production:</w:delText>
        </w:r>
      </w:del>
    </w:ins>
  </w:p>
  <w:p w:rsidR="00000000" w:rsidDel="00000000" w:rsidP="00000000" w:rsidRDefault="00000000" w:rsidRPr="00000000" w14:paraId="00000762">
    <w:pPr>
      <w:numPr>
        <w:ilvl w:val="0"/>
        <w:numId w:val="12"/>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ins>
  </w:p>
  <w:p w:rsidR="00000000" w:rsidDel="00000000" w:rsidP="00000000" w:rsidRDefault="00000000" w:rsidRPr="00000000" w14:paraId="00000763">
    <w:pPr>
      <w:numPr>
        <w:ilvl w:val="0"/>
        <w:numId w:val="12"/>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ins>
  </w:p>
  <w:p w:rsidR="00000000" w:rsidDel="00000000" w:rsidP="00000000" w:rsidRDefault="00000000" w:rsidRPr="00000000" w14:paraId="0000076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Reasons for Choosing Gemini:</w:delText>
        </w:r>
      </w:del>
    </w:ins>
  </w:p>
  <w:p w:rsidR="00000000" w:rsidDel="00000000" w:rsidP="00000000" w:rsidRDefault="00000000" w:rsidRPr="00000000" w14:paraId="00000765">
    <w:pPr>
      <w:numPr>
        <w:ilvl w:val="0"/>
        <w:numId w:val="16"/>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API-based, easy to integrate with FastAPI</w:delText>
        </w:r>
      </w:del>
    </w:ins>
  </w:p>
  <w:p w:rsidR="00000000" w:rsidDel="00000000" w:rsidP="00000000" w:rsidRDefault="00000000" w:rsidRPr="00000000" w14:paraId="00000766">
    <w:pPr>
      <w:numPr>
        <w:ilvl w:val="0"/>
        <w:numId w:val="16"/>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Naturally understands structured formatting (days, sections)</w:delText>
        </w:r>
      </w:del>
    </w:ins>
  </w:p>
  <w:p w:rsidR="00000000" w:rsidDel="00000000" w:rsidP="00000000" w:rsidRDefault="00000000" w:rsidRPr="00000000" w14:paraId="00000767">
    <w:pPr>
      <w:numPr>
        <w:ilvl w:val="0"/>
        <w:numId w:val="16"/>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High accuracy with minimal prompt tuning</w:delText>
        </w:r>
      </w:del>
    </w:ins>
  </w:p>
  <w:p w:rsidR="00000000" w:rsidDel="00000000" w:rsidP="00000000" w:rsidRDefault="00000000" w:rsidRPr="00000000" w14:paraId="00000768">
    <w:pPr>
      <w:numPr>
        <w:ilvl w:val="0"/>
        <w:numId w:val="16"/>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Scalable and fast for feedback-based revisions</w:delText>
        </w:r>
      </w:del>
    </w:ins>
  </w:p>
  <w:p w:rsidR="00000000" w:rsidDel="00000000" w:rsidP="00000000" w:rsidRDefault="00000000" w:rsidRPr="00000000" w14:paraId="00000769">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6A">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1.2.Define the architecture of the application</w:delText>
        </w:r>
      </w:del>
    </w:ins>
  </w:p>
  <w:p w:rsidR="00000000" w:rsidDel="00000000" w:rsidP="00000000" w:rsidRDefault="00000000" w:rsidRPr="00000000" w14:paraId="0000076B">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n3741pmwb322" w:id="40"/>
        <w:bookmarkEnd w:id="40"/>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Architecture Overview: FitBuddy follows a modular FastAPI-based architecture-</w:delText>
        </w:r>
      </w:del>
    </w:ins>
  </w:p>
  <w:p w:rsidR="00000000" w:rsidDel="00000000" w:rsidP="00000000" w:rsidRDefault="00000000" w:rsidRPr="00000000" w14:paraId="0000076C">
    <w:pPr>
      <w:numPr>
        <w:ilvl w:val="0"/>
        <w:numId w:val="8"/>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Frontend: HTML + Jinja2 templates for user input and display</w:delText>
        </w:r>
      </w:del>
    </w:ins>
  </w:p>
  <w:p w:rsidR="00000000" w:rsidDel="00000000" w:rsidP="00000000" w:rsidRDefault="00000000" w:rsidRPr="00000000" w14:paraId="0000076D">
    <w:pPr>
      <w:numPr>
        <w:ilvl w:val="0"/>
        <w:numId w:val="8"/>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Backend: FastAPI for route handling and logic</w:delText>
        </w:r>
      </w:del>
    </w:ins>
  </w:p>
  <w:p w:rsidR="00000000" w:rsidDel="00000000" w:rsidP="00000000" w:rsidRDefault="00000000" w:rsidRPr="00000000" w14:paraId="0000076E">
    <w:pPr>
      <w:numPr>
        <w:ilvl w:val="0"/>
        <w:numId w:val="8"/>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AI Layer: Google Gemini APIs (Pro &amp; Flash)</w:delText>
        </w:r>
      </w:del>
    </w:ins>
  </w:p>
  <w:p w:rsidR="00000000" w:rsidDel="00000000" w:rsidP="00000000" w:rsidRDefault="00000000" w:rsidRPr="00000000" w14:paraId="0000076F">
    <w:pPr>
      <w:numPr>
        <w:ilvl w:val="0"/>
        <w:numId w:val="8"/>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Database: SQLite with SQLAlchemy for persistence</w:delText>
        </w:r>
      </w:del>
    </w:ins>
  </w:p>
  <w:p w:rsidR="00000000" w:rsidDel="00000000" w:rsidP="00000000" w:rsidRDefault="00000000" w:rsidRPr="00000000" w14:paraId="00000770">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u9t4lgiq4j32" w:id="41"/>
        <w:bookmarkEnd w:id="41"/>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Frontend Responsibilities: Users interact via-</w:delText>
        </w:r>
      </w:del>
    </w:ins>
  </w:p>
  <w:p w:rsidR="00000000" w:rsidDel="00000000" w:rsidP="00000000" w:rsidRDefault="00000000" w:rsidRPr="00000000" w14:paraId="00000771">
    <w:pPr>
      <w:numPr>
        <w:ilvl w:val="0"/>
        <w:numId w:val="10"/>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index.html – Input form</w:delText>
        </w:r>
      </w:del>
    </w:ins>
  </w:p>
  <w:p w:rsidR="00000000" w:rsidDel="00000000" w:rsidP="00000000" w:rsidRDefault="00000000" w:rsidRPr="00000000" w14:paraId="00000772">
    <w:pPr>
      <w:numPr>
        <w:ilvl w:val="0"/>
        <w:numId w:val="10"/>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result.html – Plan, tip, feedback</w:delText>
        </w:r>
      </w:del>
    </w:ins>
  </w:p>
  <w:p w:rsidR="00000000" w:rsidDel="00000000" w:rsidP="00000000" w:rsidRDefault="00000000" w:rsidRPr="00000000" w14:paraId="00000773">
    <w:pPr>
      <w:numPr>
        <w:ilvl w:val="0"/>
        <w:numId w:val="10"/>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all_users.html – Admin panel</w:delText>
        </w:r>
      </w:del>
    </w:ins>
  </w:p>
  <w:p w:rsidR="00000000" w:rsidDel="00000000" w:rsidP="00000000" w:rsidRDefault="00000000" w:rsidRPr="00000000" w14:paraId="00000774">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i290rb6u8y4g" w:id="42"/>
        <w:bookmarkEnd w:id="42"/>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Backend Responsibilities:</w:delText>
        </w:r>
      </w:del>
    </w:ins>
  </w:p>
  <w:p w:rsidR="00000000" w:rsidDel="00000000" w:rsidP="00000000" w:rsidRDefault="00000000" w:rsidRPr="00000000" w14:paraId="00000775">
    <w:pPr>
      <w:numPr>
        <w:ilvl w:val="0"/>
        <w:numId w:val="29"/>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Receives form data</w:delText>
        </w:r>
      </w:del>
    </w:ins>
  </w:p>
  <w:p w:rsidR="00000000" w:rsidDel="00000000" w:rsidP="00000000" w:rsidRDefault="00000000" w:rsidRPr="00000000" w14:paraId="00000776">
    <w:pPr>
      <w:numPr>
        <w:ilvl w:val="0"/>
        <w:numId w:val="29"/>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Calls Gemini models</w:delText>
        </w:r>
      </w:del>
    </w:ins>
  </w:p>
  <w:p w:rsidR="00000000" w:rsidDel="00000000" w:rsidP="00000000" w:rsidRDefault="00000000" w:rsidRPr="00000000" w14:paraId="00000777">
    <w:pPr>
      <w:numPr>
        <w:ilvl w:val="0"/>
        <w:numId w:val="29"/>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Stores user info and plans</w:delText>
        </w:r>
      </w:del>
    </w:ins>
  </w:p>
  <w:p w:rsidR="00000000" w:rsidDel="00000000" w:rsidP="00000000" w:rsidRDefault="00000000" w:rsidRPr="00000000" w14:paraId="00000778">
    <w:pPr>
      <w:numPr>
        <w:ilvl w:val="0"/>
        <w:numId w:val="29"/>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Renders dynamic templates</w:delText>
        </w:r>
      </w:del>
    </w:ins>
  </w:p>
  <w:p w:rsidR="00000000" w:rsidDel="00000000" w:rsidP="00000000" w:rsidRDefault="00000000" w:rsidRPr="00000000" w14:paraId="00000779">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o2olgpjeld7d" w:id="43"/>
        <w:bookmarkEnd w:id="43"/>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AI Integration Points:</w:delText>
        </w:r>
      </w:del>
    </w:ins>
  </w:p>
  <w:p w:rsidR="00000000" w:rsidDel="00000000" w:rsidP="00000000" w:rsidRDefault="00000000" w:rsidRPr="00000000" w14:paraId="0000077A">
    <w:pPr>
      <w:numPr>
        <w:ilvl w:val="0"/>
        <w:numId w:val="25"/>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generation &amp; feedback updates → Gemini Pro</w:delText>
        </w:r>
      </w:del>
    </w:ins>
  </w:p>
  <w:p w:rsidR="00000000" w:rsidDel="00000000" w:rsidP="00000000" w:rsidRDefault="00000000" w:rsidRPr="00000000" w14:paraId="0000077B">
    <w:pPr>
      <w:numPr>
        <w:ilvl w:val="0"/>
        <w:numId w:val="25"/>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tips → Gemini Flash</w:delText>
        </w:r>
      </w:del>
    </w:ins>
  </w:p>
  <w:p w:rsidR="00000000" w:rsidDel="00000000" w:rsidP="00000000" w:rsidRDefault="00000000" w:rsidRPr="00000000" w14:paraId="0000077C">
    <w:pPr>
      <w:spacing w:after="240" w:before="240" w:lineRule="auto"/>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7D">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1.3 Set up the development Environment:</w:delText>
        </w:r>
      </w:del>
    </w:ins>
  </w:p>
  <w:p w:rsidR="00000000" w:rsidDel="00000000" w:rsidP="00000000" w:rsidRDefault="00000000" w:rsidRPr="00000000" w14:paraId="0000077E">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Install Python &amp; Pip: Ensure Python  and pip are installed.</w:delText>
        </w:r>
      </w:del>
    </w:ins>
  </w:p>
  <w:p w:rsidR="00000000" w:rsidDel="00000000" w:rsidP="00000000" w:rsidRDefault="00000000" w:rsidRPr="00000000" w14:paraId="0000077F">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Create Virtual Environment:</w:delText>
          <w:br w:type="textWrapping"/>
          <w:delText xml:space="preserve"> python -m venv fitbuddy-env</w:delText>
          <w:br w:type="textWrapping"/>
          <w:delText xml:space="preserve"> fitbuddy-env\Scripts\activate (Windows)</w:delText>
        </w:r>
      </w:del>
    </w:ins>
  </w:p>
  <w:p w:rsidR="00000000" w:rsidDel="00000000" w:rsidP="00000000" w:rsidRDefault="00000000" w:rsidRPr="00000000" w14:paraId="00000780">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Install Required Libraries:</w:delText>
          <w:br w:type="textWrapping"/>
          <w:delText xml:space="preserve"> pip install fastapi uvicorn jinja2 sqlalchemy python-multipart google-generativeai</w:delText>
        </w:r>
      </w:del>
    </w:ins>
  </w:p>
  <w:p w:rsidR="00000000" w:rsidDel="00000000" w:rsidP="00000000" w:rsidRDefault="00000000" w:rsidRPr="00000000" w14:paraId="00000781">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Run Server:</w:delText>
          <w:br w:type="textWrapping"/>
          <w:delText xml:space="preserve"> </w:delText>
        </w:r>
        <w:r w:rsidDel="00000000" w:rsidR="00000000" w:rsidRPr="00000000">
          <w:rPr>
            <w:rtl w:val="0"/>
          </w:rPr>
        </w:r>
      </w:del>
    </w:ins>
  </w:p>
  <w:p w:rsidR="00000000" w:rsidDel="00000000" w:rsidP="00000000" w:rsidRDefault="00000000" w:rsidRPr="00000000" w14:paraId="00000782">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3">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uvicorn app.main:app --reload</w:delText>
          <w:br w:type="textWrapping"/>
          <w:delText xml:space="preserve">Visit http://127.0.0.1:8000 for the app and /docs for API testing.</w:delText>
        </w:r>
      </w:del>
    </w:ins>
  </w:p>
  <w:p w:rsidR="00000000" w:rsidDel="00000000" w:rsidP="00000000" w:rsidRDefault="00000000" w:rsidRPr="00000000" w14:paraId="00000785">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6">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7">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8">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9">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A">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B">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C">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8D">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Set Up Project Structure:</w:delText>
          <w:br w:type="textWrapping"/>
          <w:delText xml:space="preserve">Create folders: /app (Python files), /templates (HTML), /static/images (assets)</w:delText>
        </w:r>
      </w:del>
    </w:ins>
  </w:p>
  <w:p w:rsidR="00000000" w:rsidDel="00000000" w:rsidP="00000000" w:rsidRDefault="00000000" w:rsidRPr="00000000" w14:paraId="0000078E">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4152900"/>
              <wp:effectExtent b="0" l="0" r="0" t="0"/>
              <wp:docPr id="19" name="image14.png"/>
              <a:graphic>
                <a:graphicData uri="http://schemas.openxmlformats.org/drawingml/2006/picture">
                  <pic:pic>
                    <pic:nvPicPr>
                      <pic:cNvPr id="0" name="image14.png"/>
                      <pic:cNvPicPr preferRelativeResize="0"/>
                    </pic:nvPicPr>
                    <pic:blipFill>
                      <a:blip r:embed="rId5"/>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138" w:date="2026-09-23T04:47:34Z">
              <w:rPr/>
            </w:rPrChange>
          </w:rPr>
          <w:br w:type="textWrapping"/>
        </w:r>
      </w:del>
    </w:ins>
  </w:p>
  <w:p w:rsidR="00000000" w:rsidDel="00000000" w:rsidP="00000000" w:rsidRDefault="00000000" w:rsidRPr="00000000" w14:paraId="0000078F">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90">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91">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92">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93">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9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95">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2. Core functionalities Development</w:delText>
        </w:r>
      </w:del>
    </w:ins>
  </w:p>
  <w:p w:rsidR="00000000" w:rsidDel="00000000" w:rsidP="00000000" w:rsidRDefault="00000000" w:rsidRPr="00000000" w14:paraId="00000796">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2.1 Develop the core functionalities:</w:delText>
        </w:r>
      </w:del>
    </w:ins>
  </w:p>
  <w:p w:rsidR="00000000" w:rsidDel="00000000" w:rsidP="00000000" w:rsidRDefault="00000000" w:rsidRPr="00000000" w14:paraId="00000797">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f0cjp8tnfjx1" w:id="44"/>
        <w:bookmarkEnd w:id="44"/>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 Generation</w:delText>
        </w:r>
      </w:del>
    </w:ins>
  </w:p>
  <w:p w:rsidR="00000000" w:rsidDel="00000000" w:rsidP="00000000" w:rsidRDefault="00000000" w:rsidRPr="00000000" w14:paraId="00000798">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 generate_workout_gemini()</w:delText>
          <w:br w:type="textWrapping"/>
          <w:delText xml:space="preserve">File: gemini_generator.py</w:delText>
        </w:r>
      </w:del>
    </w:ins>
  </w:p>
  <w:p w:rsidR="00000000" w:rsidDel="00000000" w:rsidP="00000000" w:rsidRDefault="00000000" w:rsidRPr="00000000" w14:paraId="00000799">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ins>
  </w:p>
  <w:p w:rsidR="00000000" w:rsidDel="00000000" w:rsidP="00000000" w:rsidRDefault="00000000" w:rsidRPr="00000000" w14:paraId="0000079A">
    <w:pPr>
      <w:numPr>
        <w:ilvl w:val="0"/>
        <w:numId w:val="5"/>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Warm-up (5–10 mins)</w:delText>
        </w:r>
      </w:del>
    </w:ins>
  </w:p>
  <w:p w:rsidR="00000000" w:rsidDel="00000000" w:rsidP="00000000" w:rsidRDefault="00000000" w:rsidRPr="00000000" w14:paraId="0000079B">
    <w:pPr>
      <w:numPr>
        <w:ilvl w:val="0"/>
        <w:numId w:val="5"/>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Main workout (exercise details, sets, reps)</w:delText>
        </w:r>
      </w:del>
    </w:ins>
  </w:p>
  <w:p w:rsidR="00000000" w:rsidDel="00000000" w:rsidP="00000000" w:rsidRDefault="00000000" w:rsidRPr="00000000" w14:paraId="0000079C">
    <w:pPr>
      <w:numPr>
        <w:ilvl w:val="0"/>
        <w:numId w:val="5"/>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Cooldown or recovery tip</w:delText>
        </w:r>
      </w:del>
    </w:ins>
  </w:p>
  <w:p w:rsidR="00000000" w:rsidDel="00000000" w:rsidP="00000000" w:rsidRDefault="00000000" w:rsidRPr="00000000" w14:paraId="0000079D">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output is returned to routes.py and rendered on the result.html page using &lt;pre&gt; blocks for formatting.</w:delText>
        </w:r>
      </w:del>
    </w:ins>
  </w:p>
  <w:p w:rsidR="00000000" w:rsidDel="00000000" w:rsidP="00000000" w:rsidRDefault="00000000" w:rsidRPr="00000000" w14:paraId="0000079E">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108200"/>
              <wp:effectExtent b="0" l="0" r="0" t="0"/>
              <wp:docPr id="8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305350" cy="21082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9F">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2sctkmnaiqf5" w:id="45"/>
        <w:bookmarkEnd w:id="45"/>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 Generation</w:delText>
        </w:r>
      </w:del>
    </w:ins>
  </w:p>
  <w:p w:rsidR="00000000" w:rsidDel="00000000" w:rsidP="00000000" w:rsidRDefault="00000000" w:rsidRPr="00000000" w14:paraId="000007A0">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 generate_nutrition_tip_with_flash()</w:delText>
          <w:br w:type="textWrapping"/>
          <w:delText xml:space="preserve">File: gemini_flash_generator.py</w:delText>
        </w:r>
      </w:del>
    </w:ins>
  </w:p>
  <w:p w:rsidR="00000000" w:rsidDel="00000000" w:rsidP="00000000" w:rsidRDefault="00000000" w:rsidRPr="00000000" w14:paraId="000007A1">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delText>
        </w:r>
      </w:del>
    </w:ins>
  </w:p>
  <w:p w:rsidR="00000000" w:rsidDel="00000000" w:rsidP="00000000" w:rsidRDefault="00000000" w:rsidRPr="00000000" w14:paraId="000007A2">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890963" cy="2270414"/>
              <wp:effectExtent b="0" l="0" r="0" t="0"/>
              <wp:docPr id="3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A3">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fxk9cpcjwcop" w:id="46"/>
        <w:bookmarkEnd w:id="46"/>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Feedback-Based Plan Updating</w:delText>
        </w:r>
      </w:del>
    </w:ins>
  </w:p>
  <w:p w:rsidR="00000000" w:rsidDel="00000000" w:rsidP="00000000" w:rsidRDefault="00000000" w:rsidRPr="00000000" w14:paraId="000007A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 update_workout_plan()</w:delText>
          <w:br w:type="textWrapping"/>
          <w:delText xml:space="preserve">File: updated_plan.py</w:delText>
        </w:r>
      </w:del>
    </w:ins>
  </w:p>
  <w:p w:rsidR="00000000" w:rsidDel="00000000" w:rsidP="00000000" w:rsidRDefault="00000000" w:rsidRPr="00000000" w14:paraId="000007A5">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ins>
  </w:p>
  <w:p w:rsidR="00000000" w:rsidDel="00000000" w:rsidP="00000000" w:rsidRDefault="00000000" w:rsidRPr="00000000" w14:paraId="000007A6">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057400"/>
              <wp:effectExtent b="0" l="0" r="0" t="0"/>
              <wp:docPr id="81"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305350" cy="2057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A7">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&amp; Plan Storage</w:delText>
        </w:r>
      </w:del>
    </w:ins>
  </w:p>
  <w:p w:rsidR="00000000" w:rsidDel="00000000" w:rsidP="00000000" w:rsidRDefault="00000000" w:rsidRPr="00000000" w14:paraId="000007A8">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Functions:</w:delText>
        </w:r>
      </w:del>
    </w:ins>
  </w:p>
  <w:p w:rsidR="00000000" w:rsidDel="00000000" w:rsidP="00000000" w:rsidRDefault="00000000" w:rsidRPr="00000000" w14:paraId="000007A9">
    <w:pPr>
      <w:numPr>
        <w:ilvl w:val="0"/>
        <w:numId w:val="30"/>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save_user(), save_plan(), update_plan()</w:delText>
        </w:r>
      </w:del>
    </w:ins>
  </w:p>
  <w:p w:rsidR="00000000" w:rsidDel="00000000" w:rsidP="00000000" w:rsidRDefault="00000000" w:rsidRPr="00000000" w14:paraId="000007AA">
    <w:pPr>
      <w:numPr>
        <w:ilvl w:val="0"/>
        <w:numId w:val="30"/>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get_original_plan(), get_user()</w:delText>
        </w:r>
      </w:del>
    </w:ins>
  </w:p>
  <w:p w:rsidR="00000000" w:rsidDel="00000000" w:rsidP="00000000" w:rsidRDefault="00000000" w:rsidRPr="00000000" w14:paraId="000007AB">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File: database.py</w:delText>
        </w:r>
      </w:del>
    </w:ins>
  </w:p>
  <w:p w:rsidR="00000000" w:rsidDel="00000000" w:rsidP="00000000" w:rsidRDefault="00000000" w:rsidRPr="00000000" w14:paraId="000007AC">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ins>
  </w:p>
  <w:p w:rsidR="00000000" w:rsidDel="00000000" w:rsidP="00000000" w:rsidRDefault="00000000" w:rsidRPr="00000000" w14:paraId="000007AD">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3606800"/>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05350" cy="36068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AE">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4262438" cy="1712502"/>
              <wp:effectExtent b="0" l="0" r="0" t="0"/>
              <wp:docPr id="37"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AF">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4526770" cy="1636987"/>
              <wp:effectExtent b="0" l="0" r="0" t="0"/>
              <wp:docPr id="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0">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927100"/>
              <wp:effectExtent b="0" l="0" r="0" t="0"/>
              <wp:docPr id="6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1">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660400"/>
              <wp:effectExtent b="0" l="0" r="0" t="0"/>
              <wp:docPr id="6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2">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xsfa4cz0x4xh" w:id="47"/>
        <w:bookmarkEnd w:id="47"/>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Admin View of All Users</w:delText>
        </w:r>
      </w:del>
    </w:ins>
  </w:p>
  <w:p w:rsidR="00000000" w:rsidDel="00000000" w:rsidP="00000000" w:rsidRDefault="00000000" w:rsidRPr="00000000" w14:paraId="000007B3">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Route: /view-all-users</w:delText>
          <w:br w:type="textWrapping"/>
          <w:delText xml:space="preserve">Template: all_users.html</w:delText>
        </w:r>
      </w:del>
    </w:ins>
  </w:p>
  <w:p w:rsidR="00000000" w:rsidDel="00000000" w:rsidP="00000000" w:rsidRDefault="00000000" w:rsidRPr="00000000" w14:paraId="000007B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Displays a list of all users and their respective plans. Rendered with Jinja2 using a {% for user in users %} loop, it allows administrators to see original and updated plans clearly in a structured table format.</w:delText>
        </w:r>
      </w:del>
    </w:ins>
  </w:p>
  <w:p w:rsidR="00000000" w:rsidDel="00000000" w:rsidP="00000000" w:rsidRDefault="00000000" w:rsidRPr="00000000" w14:paraId="000007B5">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4738614" cy="2779987"/>
              <wp:effectExtent b="0" l="0" r="0" t="0"/>
              <wp:docPr id="98"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6">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2.2: Implement the FastAPI Backend to Manage Routing and User Input Processing</w:delText>
        </w:r>
      </w:del>
    </w:ins>
  </w:p>
  <w:p w:rsidR="00000000" w:rsidDel="00000000" w:rsidP="00000000" w:rsidRDefault="00000000" w:rsidRPr="00000000" w14:paraId="000007B7">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nq6qtlgdj2vd" w:id="48"/>
        <w:bookmarkEnd w:id="48"/>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Define Routes in FastAPI</w:delText>
        </w:r>
      </w:del>
    </w:ins>
  </w:p>
  <w:p w:rsidR="00000000" w:rsidDel="00000000" w:rsidP="00000000" w:rsidRDefault="00000000" w:rsidRPr="00000000" w14:paraId="000007B8">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routing logic is handled in routes.py. Each route is linked to the corresponding function developed in Activity 2.1.</w:delText>
        </w:r>
      </w:del>
    </w:ins>
  </w:p>
  <w:p w:rsidR="00000000" w:rsidDel="00000000" w:rsidP="00000000" w:rsidRDefault="00000000" w:rsidRPr="00000000" w14:paraId="000007B9">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3tgxv2xz0ebb" w:id="49"/>
        <w:bookmarkEnd w:id="49"/>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Process User Input</w:delText>
        </w:r>
      </w:del>
    </w:ins>
  </w:p>
  <w:p w:rsidR="00000000" w:rsidDel="00000000" w:rsidP="00000000" w:rsidRDefault="00000000" w:rsidRPr="00000000" w14:paraId="000007BA">
    <w:pPr>
      <w:numPr>
        <w:ilvl w:val="0"/>
        <w:numId w:val="24"/>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HTML Form: Created in index.html</w:delText>
        </w:r>
      </w:del>
    </w:ins>
  </w:p>
  <w:p w:rsidR="00000000" w:rsidDel="00000000" w:rsidP="00000000" w:rsidRDefault="00000000" w:rsidRPr="00000000" w14:paraId="000007BB">
    <w:pPr>
      <w:numPr>
        <w:ilvl w:val="0"/>
        <w:numId w:val="24"/>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Users enter: username, user_id, age, weight, goal, and intensity</w:delText>
        </w:r>
      </w:del>
    </w:ins>
  </w:p>
  <w:p w:rsidR="00000000" w:rsidDel="00000000" w:rsidP="00000000" w:rsidRDefault="00000000" w:rsidRPr="00000000" w14:paraId="000007BC">
    <w:pPr>
      <w:numPr>
        <w:ilvl w:val="0"/>
        <w:numId w:val="24"/>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FastAPI captures inputs using Form(...) parameters</w:delText>
        </w:r>
      </w:del>
    </w:ins>
  </w:p>
  <w:p w:rsidR="00000000" w:rsidDel="00000000" w:rsidP="00000000" w:rsidRDefault="00000000" w:rsidRPr="00000000" w14:paraId="000007BD">
    <w:pPr>
      <w:numPr>
        <w:ilvl w:val="0"/>
        <w:numId w:val="24"/>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Pydantic schemas (UserInput, FeedbackRequest) are used to validate structure</w:delText>
        </w:r>
      </w:del>
    </w:ins>
  </w:p>
  <w:p w:rsidR="00000000" w:rsidDel="00000000" w:rsidP="00000000" w:rsidRDefault="00000000" w:rsidRPr="00000000" w14:paraId="000007BE">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vqrjmfy16mi7" w:id="50"/>
        <w:bookmarkEnd w:id="50"/>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Integrate Gemini API Calls</w:delText>
        </w:r>
      </w:del>
    </w:ins>
  </w:p>
  <w:p w:rsidR="00000000" w:rsidDel="00000000" w:rsidP="00000000" w:rsidRDefault="00000000" w:rsidRPr="00000000" w14:paraId="000007BF">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route handler connects directly to the respective Gemini-powered function:</w:delText>
        </w:r>
      </w:del>
    </w:ins>
  </w:p>
  <w:p w:rsidR="00000000" w:rsidDel="00000000" w:rsidP="00000000" w:rsidRDefault="00000000" w:rsidRPr="00000000" w14:paraId="000007C0">
    <w:pPr>
      <w:numPr>
        <w:ilvl w:val="0"/>
        <w:numId w:val="22"/>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/generate-workout →</w:delText>
        </w:r>
      </w:del>
    </w:ins>
  </w:p>
  <w:p w:rsidR="00000000" w:rsidDel="00000000" w:rsidP="00000000" w:rsidRDefault="00000000" w:rsidRPr="00000000" w14:paraId="000007C1">
    <w:pPr>
      <w:numPr>
        <w:ilvl w:val="1"/>
        <w:numId w:val="22"/>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generate_workout_gemini() for workout plan</w:delText>
        </w:r>
      </w:del>
    </w:ins>
  </w:p>
  <w:p w:rsidR="00000000" w:rsidDel="00000000" w:rsidP="00000000" w:rsidRDefault="00000000" w:rsidRPr="00000000" w14:paraId="000007C2">
    <w:pPr>
      <w:numPr>
        <w:ilvl w:val="1"/>
        <w:numId w:val="22"/>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generate_nutrition_tip_with_flash() for tip</w:delText>
        </w:r>
      </w:del>
    </w:ins>
  </w:p>
  <w:p w:rsidR="00000000" w:rsidDel="00000000" w:rsidP="00000000" w:rsidRDefault="00000000" w:rsidRPr="00000000" w14:paraId="000007C3">
    <w:pPr>
      <w:numPr>
        <w:ilvl w:val="0"/>
        <w:numId w:val="22"/>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/submit-feedback →</w:delText>
        </w:r>
      </w:del>
    </w:ins>
  </w:p>
  <w:p w:rsidR="00000000" w:rsidDel="00000000" w:rsidP="00000000" w:rsidRDefault="00000000" w:rsidRPr="00000000" w14:paraId="000007C4">
    <w:pPr>
      <w:numPr>
        <w:ilvl w:val="1"/>
        <w:numId w:val="22"/>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Retrieves plan</w:delText>
        </w:r>
      </w:del>
    </w:ins>
  </w:p>
  <w:p w:rsidR="00000000" w:rsidDel="00000000" w:rsidP="00000000" w:rsidRDefault="00000000" w:rsidRPr="00000000" w14:paraId="000007C5">
    <w:pPr>
      <w:numPr>
        <w:ilvl w:val="1"/>
        <w:numId w:val="22"/>
      </w:numPr>
      <w:spacing w:after="24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Sends original + feedback to update_workout_plan()</w:delText>
        </w:r>
      </w:del>
    </w:ins>
  </w:p>
  <w:p w:rsidR="00000000" w:rsidDel="00000000" w:rsidP="00000000" w:rsidRDefault="00000000" w:rsidRPr="00000000" w14:paraId="000007C6">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AI-generated responses are returned cleanly and injected into the frontend templates for display.</w:delText>
        </w:r>
      </w:del>
    </w:ins>
  </w:p>
  <w:p w:rsidR="00000000" w:rsidDel="00000000" w:rsidP="00000000" w:rsidRDefault="00000000" w:rsidRPr="00000000" w14:paraId="000007C7">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3. routes.py Development </w:delText>
        </w:r>
      </w:del>
    </w:ins>
  </w:p>
  <w:p w:rsidR="00000000" w:rsidDel="00000000" w:rsidP="00000000" w:rsidRDefault="00000000" w:rsidRPr="00000000" w14:paraId="000007C8">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ins>
  </w:p>
  <w:p w:rsidR="00000000" w:rsidDel="00000000" w:rsidP="00000000" w:rsidRDefault="00000000" w:rsidRPr="00000000" w14:paraId="000007C9">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CA">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38" w:date="2026-09-23T04:47:34Z">
              <w:rPr>
                <w:rFonts w:ascii="Cambria" w:cs="Cambria" w:eastAsia="Cambria" w:hAnsi="Cambria"/>
                <w:b w:val="1"/>
                <w:bCs w:val="1"/>
                <w:sz w:val="30"/>
                <w:szCs w:val="30"/>
                <w:u w:val="single"/>
              </w:rPr>
            </w:rPrChange>
          </w:rPr>
          <w:delText xml:space="preserve">routes.py</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C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C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Defining Core routes in routes.py: </w:delText>
        </w:r>
      </w:del>
    </w:ins>
  </w:p>
  <w:p w:rsidR="00000000" w:rsidDel="00000000" w:rsidP="00000000" w:rsidRDefault="00000000" w:rsidRPr="00000000" w14:paraId="000007CD">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Separate routes were implemented to serve each of FitBuddy’s main functionalities:</w:delText>
        </w:r>
      </w:del>
    </w:ins>
  </w:p>
  <w:p w:rsidR="00000000" w:rsidDel="00000000" w:rsidP="00000000" w:rsidRDefault="00000000" w:rsidRPr="00000000" w14:paraId="000007CE">
    <w:pPr>
      <w:numPr>
        <w:ilvl w:val="0"/>
        <w:numId w:val="9"/>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Displays the user form via index.html</w:delText>
        </w:r>
      </w:del>
    </w:ins>
  </w:p>
  <w:p w:rsidR="00000000" w:rsidDel="00000000" w:rsidP="00000000" w:rsidRDefault="00000000" w:rsidRPr="00000000" w14:paraId="000007CF">
    <w:pPr>
      <w:numPr>
        <w:ilvl w:val="0"/>
        <w:numId w:val="9"/>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/generate-workout: Processes user input and generates a personalized workout plan</w:delText>
        </w:r>
      </w:del>
    </w:ins>
  </w:p>
  <w:p w:rsidR="00000000" w:rsidDel="00000000" w:rsidP="00000000" w:rsidRDefault="00000000" w:rsidRPr="00000000" w14:paraId="000007D0">
    <w:pPr>
      <w:numPr>
        <w:ilvl w:val="0"/>
        <w:numId w:val="9"/>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/submit-feedback: Updates the workout plan based on user feedback</w:delText>
        </w:r>
      </w:del>
    </w:ins>
  </w:p>
  <w:p w:rsidR="00000000" w:rsidDel="00000000" w:rsidP="00000000" w:rsidRDefault="00000000" w:rsidRPr="00000000" w14:paraId="000007D1">
    <w:pPr>
      <w:numPr>
        <w:ilvl w:val="0"/>
        <w:numId w:val="9"/>
      </w:numPr>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/view-all-users: Displays an admin dashboard showing all users and their plans</w:delText>
        </w:r>
      </w:del>
    </w:ins>
  </w:p>
  <w:p w:rsidR="00000000" w:rsidDel="00000000" w:rsidP="00000000" w:rsidRDefault="00000000" w:rsidRPr="00000000" w14:paraId="000007D2">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D3">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Set up Route Handlers for Each Feature</w:delText>
        </w:r>
      </w:del>
    </w:ins>
  </w:p>
  <w:p w:rsidR="00000000" w:rsidDel="00000000" w:rsidP="00000000" w:rsidRDefault="00000000" w:rsidRPr="00000000" w14:paraId="000007D4">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tzlahg1d13u0" w:id="51"/>
        <w:bookmarkEnd w:id="51"/>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 Home Route</w:delText>
        </w:r>
      </w:del>
    </w:ins>
  </w:p>
  <w:p w:rsidR="00000000" w:rsidDel="00000000" w:rsidP="00000000" w:rsidRDefault="00000000" w:rsidRPr="00000000" w14:paraId="000007D5">
    <w:pPr>
      <w:numPr>
        <w:ilvl w:val="0"/>
        <w:numId w:val="17"/>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Returns the homepage (index.html)</w:delText>
        </w:r>
      </w:del>
    </w:ins>
  </w:p>
  <w:p w:rsidR="00000000" w:rsidDel="00000000" w:rsidP="00000000" w:rsidRDefault="00000000" w:rsidRPr="00000000" w14:paraId="000007D6">
    <w:pPr>
      <w:numPr>
        <w:ilvl w:val="0"/>
        <w:numId w:val="17"/>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No form processing logic</w:delText>
        </w:r>
      </w:del>
    </w:ins>
  </w:p>
  <w:p w:rsidR="00000000" w:rsidDel="00000000" w:rsidP="00000000" w:rsidRDefault="00000000" w:rsidRPr="00000000" w14:paraId="000007D7">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9ep7lqpqb2zu" w:id="52"/>
        <w:bookmarkEnd w:id="52"/>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/generate-workout – Plan Generator</w:delText>
        </w:r>
      </w:del>
    </w:ins>
  </w:p>
  <w:p w:rsidR="00000000" w:rsidDel="00000000" w:rsidP="00000000" w:rsidRDefault="00000000" w:rsidRPr="00000000" w14:paraId="000007D8">
    <w:pPr>
      <w:numPr>
        <w:ilvl w:val="0"/>
        <w:numId w:val="28"/>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Receives user input using FastAPI’s Form(...)</w:delText>
        </w:r>
      </w:del>
    </w:ins>
  </w:p>
  <w:p w:rsidR="00000000" w:rsidDel="00000000" w:rsidP="00000000" w:rsidRDefault="00000000" w:rsidRPr="00000000" w14:paraId="000007D9">
    <w:pPr>
      <w:numPr>
        <w:ilvl w:val="0"/>
        <w:numId w:val="28"/>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Constructs a UserInput Pydantic model</w:delText>
        </w:r>
      </w:del>
    </w:ins>
  </w:p>
  <w:p w:rsidR="00000000" w:rsidDel="00000000" w:rsidP="00000000" w:rsidRDefault="00000000" w:rsidRPr="00000000" w14:paraId="000007DA">
    <w:pPr>
      <w:numPr>
        <w:ilvl w:val="0"/>
        <w:numId w:val="28"/>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Calls:</w:delText>
        </w:r>
      </w:del>
    </w:ins>
  </w:p>
  <w:p w:rsidR="00000000" w:rsidDel="00000000" w:rsidP="00000000" w:rsidRDefault="00000000" w:rsidRPr="00000000" w14:paraId="000007DB">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generate_workout_gemini(...) → Generates workout plan via Gemini 1.5 Pro</w:delText>
        </w:r>
      </w:del>
    </w:ins>
  </w:p>
  <w:p w:rsidR="00000000" w:rsidDel="00000000" w:rsidP="00000000" w:rsidRDefault="00000000" w:rsidRPr="00000000" w14:paraId="000007DC">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DD">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color w:val="188038"/>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DE">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color w:val="188038"/>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DF">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color w:val="188038"/>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E0">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color w:val="188038"/>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E1">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color w:val="188038"/>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E2">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color w:val="188038"/>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generate_nutrition_tip_with_flash(...) → Gets nutrition tip via Gemini Flash</w:delText>
        </w:r>
      </w:del>
    </w:ins>
  </w:p>
  <w:p w:rsidR="00000000" w:rsidDel="00000000" w:rsidP="00000000" w:rsidRDefault="00000000" w:rsidRPr="00000000" w14:paraId="000007E3">
    <w:pPr>
      <w:numPr>
        <w:ilvl w:val="0"/>
        <w:numId w:val="28"/>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Stores:</w:delText>
        </w:r>
      </w:del>
    </w:ins>
  </w:p>
  <w:p w:rsidR="00000000" w:rsidDel="00000000" w:rsidP="00000000" w:rsidRDefault="00000000" w:rsidRPr="00000000" w14:paraId="000007E4">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details with save_user(...)</w:delText>
        </w:r>
      </w:del>
    </w:ins>
  </w:p>
  <w:p w:rsidR="00000000" w:rsidDel="00000000" w:rsidP="00000000" w:rsidRDefault="00000000" w:rsidRPr="00000000" w14:paraId="000007E5">
    <w:pPr>
      <w:numPr>
        <w:ilvl w:val="1"/>
        <w:numId w:val="28"/>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Plan with save_plan(...)</w:delText>
        </w:r>
      </w:del>
    </w:ins>
  </w:p>
  <w:p w:rsidR="00000000" w:rsidDel="00000000" w:rsidP="00000000" w:rsidRDefault="00000000" w:rsidRPr="00000000" w14:paraId="000007E6">
    <w:pPr>
      <w:numPr>
        <w:ilvl w:val="0"/>
        <w:numId w:val="28"/>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Returns result.html with dynamic data</w:delText>
        </w:r>
      </w:del>
    </w:ins>
  </w:p>
  <w:p w:rsidR="00000000" w:rsidDel="00000000" w:rsidP="00000000" w:rsidRDefault="00000000" w:rsidRPr="00000000" w14:paraId="000007E7">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utigetyjvhnf" w:id="53"/>
        <w:bookmarkEnd w:id="53"/>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/submit-feedback – Update Plan with Feedback</w:delText>
        </w:r>
      </w:del>
    </w:ins>
  </w:p>
  <w:p w:rsidR="00000000" w:rsidDel="00000000" w:rsidP="00000000" w:rsidRDefault="00000000" w:rsidRPr="00000000" w14:paraId="000007E8">
    <w:pPr>
      <w:numPr>
        <w:ilvl w:val="0"/>
        <w:numId w:val="11"/>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Captures feedback and user_id</w:delText>
        </w:r>
      </w:del>
    </w:ins>
  </w:p>
  <w:p w:rsidR="00000000" w:rsidDel="00000000" w:rsidP="00000000" w:rsidRDefault="00000000" w:rsidRPr="00000000" w14:paraId="000007E9">
    <w:pPr>
      <w:numPr>
        <w:ilvl w:val="0"/>
        <w:numId w:val="11"/>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Retrieves original plan from DB</w:delText>
        </w:r>
      </w:del>
    </w:ins>
  </w:p>
  <w:p w:rsidR="00000000" w:rsidDel="00000000" w:rsidP="00000000" w:rsidRDefault="00000000" w:rsidRPr="00000000" w14:paraId="000007EA">
    <w:pPr>
      <w:numPr>
        <w:ilvl w:val="0"/>
        <w:numId w:val="11"/>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Uses update_workout_plan(...) to revise the plan via Gemini 1.5 Pro</w:delText>
        </w:r>
      </w:del>
    </w:ins>
  </w:p>
  <w:p w:rsidR="00000000" w:rsidDel="00000000" w:rsidP="00000000" w:rsidRDefault="00000000" w:rsidRPr="00000000" w14:paraId="000007EB">
    <w:pPr>
      <w:numPr>
        <w:ilvl w:val="0"/>
        <w:numId w:val="11"/>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Updates the revised plan in the DB using update_plan(...)</w:delText>
        </w:r>
      </w:del>
    </w:ins>
  </w:p>
  <w:p w:rsidR="00000000" w:rsidDel="00000000" w:rsidP="00000000" w:rsidRDefault="00000000" w:rsidRPr="00000000" w14:paraId="000007EC">
    <w:pPr>
      <w:numPr>
        <w:ilvl w:val="0"/>
        <w:numId w:val="11"/>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Renders updated result on result.html</w:delText>
        </w:r>
      </w:del>
    </w:ins>
  </w:p>
  <w:p w:rsidR="00000000" w:rsidDel="00000000" w:rsidP="00000000" w:rsidRDefault="00000000" w:rsidRPr="00000000" w14:paraId="000007ED">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60jgj48nwq4y" w:id="54"/>
        <w:bookmarkEnd w:id="54"/>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/view-all-users – Admin View</w:delText>
        </w:r>
      </w:del>
    </w:ins>
  </w:p>
  <w:p w:rsidR="00000000" w:rsidDel="00000000" w:rsidP="00000000" w:rsidRDefault="00000000" w:rsidRPr="00000000" w14:paraId="000007EE">
    <w:pPr>
      <w:numPr>
        <w:ilvl w:val="0"/>
        <w:numId w:val="27"/>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Calls get_all_users() and get_all_plans() to fetch DB records</w:delText>
        </w:r>
      </w:del>
    </w:ins>
  </w:p>
  <w:p w:rsidR="00000000" w:rsidDel="00000000" w:rsidP="00000000" w:rsidRDefault="00000000" w:rsidRPr="00000000" w14:paraId="000007EF">
    <w:pPr>
      <w:numPr>
        <w:ilvl w:val="0"/>
        <w:numId w:val="27"/>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Passes them to all_users.html</w:delText>
        </w:r>
      </w:del>
    </w:ins>
  </w:p>
  <w:p w:rsidR="00000000" w:rsidDel="00000000" w:rsidP="00000000" w:rsidRDefault="00000000" w:rsidRPr="00000000" w14:paraId="000007F0">
    <w:pPr>
      <w:numPr>
        <w:ilvl w:val="0"/>
        <w:numId w:val="27"/>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Admin can view:</w:delText>
        </w:r>
      </w:del>
    </w:ins>
  </w:p>
  <w:p w:rsidR="00000000" w:rsidDel="00000000" w:rsidP="00000000" w:rsidRDefault="00000000" w:rsidRPr="00000000" w14:paraId="000007F1">
    <w:pPr>
      <w:numPr>
        <w:ilvl w:val="1"/>
        <w:numId w:val="27"/>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Username, Age, Weight, Goal, Intensity</w:delText>
        </w:r>
      </w:del>
    </w:ins>
  </w:p>
  <w:p w:rsidR="00000000" w:rsidDel="00000000" w:rsidP="00000000" w:rsidRDefault="00000000" w:rsidRPr="00000000" w14:paraId="000007F2">
    <w:pPr>
      <w:numPr>
        <w:ilvl w:val="1"/>
        <w:numId w:val="27"/>
      </w:numPr>
      <w:spacing w:after="24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Original and updated workout plans</w:delText>
        </w:r>
      </w:del>
    </w:ins>
  </w:p>
  <w:p w:rsidR="00000000" w:rsidDel="00000000" w:rsidP="00000000" w:rsidRDefault="00000000" w:rsidRPr="00000000" w14:paraId="000007F3">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Integrate Gemini AI Responses in Each Function</w:delText>
        </w:r>
      </w:del>
    </w:ins>
  </w:p>
  <w:p w:rsidR="00000000" w:rsidDel="00000000" w:rsidP="00000000" w:rsidRDefault="00000000" w:rsidRPr="00000000" w14:paraId="000007F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AI-related route calls Google’s Gemini models with specific prompts:</w:delText>
        </w:r>
      </w:del>
    </w:ins>
  </w:p>
  <w:p w:rsidR="00000000" w:rsidDel="00000000" w:rsidP="00000000" w:rsidRDefault="00000000" w:rsidRPr="00000000" w14:paraId="000007F5">
    <w:pPr>
      <w:numPr>
        <w:ilvl w:val="0"/>
        <w:numId w:val="26"/>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 Generation:</w:delText>
          <w:br w:type="textWrapping"/>
          <w:delText xml:space="preserve"> generate_workout_gemini() sends fitness goal and intensity to Gemini Pro to return a structured 7-day workout plan.</w:delText>
        </w:r>
      </w:del>
    </w:ins>
  </w:p>
  <w:p w:rsidR="00000000" w:rsidDel="00000000" w:rsidP="00000000" w:rsidRDefault="00000000" w:rsidRPr="00000000" w14:paraId="000007F6">
    <w:pPr>
      <w:numPr>
        <w:ilvl w:val="0"/>
        <w:numId w:val="26"/>
      </w:numPr>
      <w:spacing w:after="0" w:afterAutospacing="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 Generation:</w:delText>
          <w:br w:type="textWrapping"/>
          <w:delText xml:space="preserve"> generate_nutrition_tip_with_flash() uses Gemini Flash to generate a practical tip related to the user’s fitness goal.</w:delText>
        </w:r>
      </w:del>
    </w:ins>
  </w:p>
  <w:p w:rsidR="00000000" w:rsidDel="00000000" w:rsidP="00000000" w:rsidRDefault="00000000" w:rsidRPr="00000000" w14:paraId="000007F7">
    <w:pPr>
      <w:numPr>
        <w:ilvl w:val="0"/>
        <w:numId w:val="26"/>
      </w:numPr>
      <w:spacing w:after="240" w:before="0" w:beforeAutospacing="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 Update via Feedback:</w:delText>
          <w:br w:type="textWrapping"/>
          <w:delText xml:space="preserve"> update_workout_plan() passes original plan + user feedback to Gemini Pro and returns a revised plan.</w:delText>
        </w:r>
      </w:del>
    </w:ins>
  </w:p>
  <w:p w:rsidR="00000000" w:rsidDel="00000000" w:rsidP="00000000" w:rsidRDefault="00000000" w:rsidRPr="00000000" w14:paraId="000007F8">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responses are returned to the user through result.html, maintaining clarity using &lt;pre&gt; blocks for formatting.</w:delText>
        </w:r>
      </w:del>
    </w:ins>
  </w:p>
  <w:p w:rsidR="00000000" w:rsidDel="00000000" w:rsidP="00000000" w:rsidRDefault="00000000" w:rsidRPr="00000000" w14:paraId="000007F9">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Workout generation route Nutrition/Recovery tip generation route</w:delText>
        </w:r>
      </w:del>
    </w:ins>
  </w:p>
  <w:p w:rsidR="00000000" w:rsidDel="00000000" w:rsidP="00000000" w:rsidRDefault="00000000" w:rsidRPr="00000000" w14:paraId="000007FA">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F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940703" cy="1856062"/>
              <wp:effectExtent b="0" l="0" r="0" t="0"/>
              <wp:docPr id="5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F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FD">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FE">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7FF">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0">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1">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2">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Nutrition/Recovery tip generation route</w:delText>
        </w:r>
      </w:del>
    </w:ins>
  </w:p>
  <w:p w:rsidR="00000000" w:rsidDel="00000000" w:rsidP="00000000" w:rsidRDefault="00000000" w:rsidRPr="00000000" w14:paraId="00000803">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509963" cy="1221649"/>
              <wp:effectExtent b="0" l="0" r="0" t="0"/>
              <wp:docPr id="4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04">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Saving user info and plan generation route</w:delText>
        </w:r>
      </w:del>
    </w:ins>
  </w:p>
  <w:p w:rsidR="00000000" w:rsidDel="00000000" w:rsidP="00000000" w:rsidRDefault="00000000" w:rsidRPr="00000000" w14:paraId="00000805">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3644900"/>
              <wp:effectExtent b="0" l="0" r="0" t="0"/>
              <wp:docPr id="6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06">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 Feedback and update plan route</w:delText>
        </w:r>
      </w:del>
    </w:ins>
  </w:p>
  <w:p w:rsidR="00000000" w:rsidDel="00000000" w:rsidP="00000000" w:rsidRDefault="00000000" w:rsidRPr="00000000" w14:paraId="00000807">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862388" cy="1448395"/>
              <wp:effectExtent b="0" l="0" r="0" t="0"/>
              <wp:docPr id="8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08">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9">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A">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4. Frontend Development </w:delText>
        </w:r>
      </w:del>
    </w:ins>
  </w:p>
  <w:p w:rsidR="00000000" w:rsidDel="00000000" w:rsidP="00000000" w:rsidRDefault="00000000" w:rsidRPr="00000000" w14:paraId="0000080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ins>
  </w:p>
  <w:p w:rsidR="00000000" w:rsidDel="00000000" w:rsidP="00000000" w:rsidRDefault="00000000" w:rsidRPr="00000000" w14:paraId="0000080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D">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0E">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4.1 Designing and Developing the User Interface</w:delText>
        </w:r>
      </w:del>
    </w:ins>
  </w:p>
  <w:p w:rsidR="00000000" w:rsidDel="00000000" w:rsidP="00000000" w:rsidRDefault="00000000" w:rsidRPr="00000000" w14:paraId="0000080F">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10">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Set Up the Base HTML Structure</w:delText>
        </w:r>
      </w:del>
    </w:ins>
  </w:p>
  <w:p w:rsidR="00000000" w:rsidDel="00000000" w:rsidP="00000000" w:rsidRDefault="00000000" w:rsidRPr="00000000" w14:paraId="00000811">
    <w:pPr>
      <w:numPr>
        <w:ilvl w:val="0"/>
        <w:numId w:val="23"/>
      </w:numPr>
      <w:spacing w:after="0" w:afterAutospacing="0" w:before="240" w:lineRule="auto"/>
      <w:ind w:left="72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Developed index.html as the main entry point for user input.</w:delText>
        </w:r>
      </w:del>
    </w:ins>
  </w:p>
  <w:p w:rsidR="00000000" w:rsidDel="00000000" w:rsidP="00000000" w:rsidRDefault="00000000" w:rsidRPr="00000000" w14:paraId="00000812">
    <w:pPr>
      <w:numPr>
        <w:ilvl w:val="0"/>
        <w:numId w:val="2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Structured the form to capture:</w:delText>
        </w:r>
      </w:del>
    </w:ins>
  </w:p>
  <w:p w:rsidR="00000000" w:rsidDel="00000000" w:rsidP="00000000" w:rsidRDefault="00000000" w:rsidRPr="00000000" w14:paraId="00000813">
    <w:pPr>
      <w:numPr>
        <w:ilvl w:val="1"/>
        <w:numId w:val="23"/>
      </w:numPr>
      <w:spacing w:after="0" w:afterAutospacing="0" w:before="0" w:beforeAutospacing="0" w:lineRule="auto"/>
      <w:ind w:left="1440" w:hanging="360"/>
      <w:rPr>
        <w:ins w:author="" w:id="144" w:date="1970-01-01T00:00:00Z"/>
        <w:del w:author="PREMA" w:id="132" w:date="2026-09-24T01:15:25Z"/>
        <w:rFonts w:ascii="Cambria" w:cs="Cambria" w:eastAsia="Cambria" w:hAnsi="Cambria"/>
        <w:b w:val="1"/>
        <w:bCs w:val="1"/>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username, user_id, age, weight, goal, and intensity.</w:delText>
        </w:r>
      </w:del>
    </w:ins>
  </w:p>
  <w:p w:rsidR="00000000" w:rsidDel="00000000" w:rsidP="00000000" w:rsidRDefault="00000000" w:rsidRPr="00000000" w14:paraId="00000814">
    <w:pPr>
      <w:numPr>
        <w:ilvl w:val="0"/>
        <w:numId w:val="2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field is properly labeled and grouped using semantic HTML.</w:delText>
        </w:r>
      </w:del>
    </w:ins>
  </w:p>
  <w:p w:rsidR="00000000" w:rsidDel="00000000" w:rsidP="00000000" w:rsidRDefault="00000000" w:rsidRPr="00000000" w14:paraId="00000815">
    <w:pPr>
      <w:numPr>
        <w:ilvl w:val="0"/>
        <w:numId w:val="2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design uses a gym-themed background image, Google Fonts (Roboto), and bold typography to create a clean, fitness-oriented interface.</w:delText>
        </w:r>
      </w:del>
    </w:ins>
  </w:p>
  <w:p w:rsidR="00000000" w:rsidDel="00000000" w:rsidP="00000000" w:rsidRDefault="00000000" w:rsidRPr="00000000" w14:paraId="00000816">
    <w:pPr>
      <w:numPr>
        <w:ilvl w:val="0"/>
        <w:numId w:val="23"/>
      </w:numPr>
      <w:spacing w:after="24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Navigation is kept minimal for focus, and user flow directs clearly from input to output.</w:delText>
        </w:r>
      </w:del>
    </w:ins>
  </w:p>
  <w:p w:rsidR="00000000" w:rsidDel="00000000" w:rsidP="00000000" w:rsidRDefault="00000000" w:rsidRPr="00000000" w14:paraId="00000817">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hj9z12x2bciz" w:id="55"/>
        <w:bookmarkEnd w:id="55"/>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Design a Responsive Layout Using CSS</w:delText>
        </w:r>
      </w:del>
    </w:ins>
  </w:p>
  <w:p w:rsidR="00000000" w:rsidDel="00000000" w:rsidP="00000000" w:rsidRDefault="00000000" w:rsidRPr="00000000" w14:paraId="00000818">
    <w:pPr>
      <w:numPr>
        <w:ilvl w:val="0"/>
        <w:numId w:val="33"/>
      </w:numPr>
      <w:spacing w:after="0" w:afterAutospacing="0" w:before="24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Embedded CSS styles were applied directly in each HTML file.</w:delText>
        </w:r>
      </w:del>
    </w:ins>
  </w:p>
  <w:p w:rsidR="00000000" w:rsidDel="00000000" w:rsidP="00000000" w:rsidRDefault="00000000" w:rsidRPr="00000000" w14:paraId="00000819">
    <w:pPr>
      <w:numPr>
        <w:ilvl w:val="0"/>
        <w:numId w:val="3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Layouts use Flexbox to center content both vertically and horizontally.</w:delText>
        </w:r>
      </w:del>
    </w:ins>
  </w:p>
  <w:p w:rsidR="00000000" w:rsidDel="00000000" w:rsidP="00000000" w:rsidRDefault="00000000" w:rsidRPr="00000000" w14:paraId="0000081A">
    <w:pPr>
      <w:numPr>
        <w:ilvl w:val="0"/>
        <w:numId w:val="3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Media queries ensure mobile responsiveness.</w:delText>
        </w:r>
      </w:del>
    </w:ins>
  </w:p>
  <w:p w:rsidR="00000000" w:rsidDel="00000000" w:rsidP="00000000" w:rsidRDefault="00000000" w:rsidRPr="00000000" w14:paraId="0000081B">
    <w:pPr>
      <w:numPr>
        <w:ilvl w:val="0"/>
        <w:numId w:val="3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Buttons have consistent styling with hover effects.</w:delText>
        </w:r>
      </w:del>
    </w:ins>
  </w:p>
  <w:p w:rsidR="00000000" w:rsidDel="00000000" w:rsidP="00000000" w:rsidRDefault="00000000" w:rsidRPr="00000000" w14:paraId="0000081C">
    <w:pPr>
      <w:numPr>
        <w:ilvl w:val="0"/>
        <w:numId w:val="33"/>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Input fields and result blocks have adequate padding, shadows, and rounded corners for modern aesthetics.</w:delText>
        </w:r>
      </w:del>
    </w:ins>
  </w:p>
  <w:p w:rsidR="00000000" w:rsidDel="00000000" w:rsidP="00000000" w:rsidRDefault="00000000" w:rsidRPr="00000000" w14:paraId="0000081D">
    <w:pPr>
      <w:numPr>
        <w:ilvl w:val="0"/>
        <w:numId w:val="33"/>
      </w:numPr>
      <w:spacing w:after="24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Overall color scheme supports readability on a dark background.</w:delText>
        </w:r>
      </w:del>
    </w:ins>
  </w:p>
  <w:p w:rsidR="00000000" w:rsidDel="00000000" w:rsidP="00000000" w:rsidRDefault="00000000" w:rsidRPr="00000000" w14:paraId="0000081E">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dev7hnuyi3s2" w:id="56"/>
        <w:bookmarkEnd w:id="56"/>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Create Separate Pages for Each Core Functionality</w:delText>
        </w:r>
      </w:del>
    </w:ins>
  </w:p>
  <w:p w:rsidR="00000000" w:rsidDel="00000000" w:rsidP="00000000" w:rsidRDefault="00000000" w:rsidRPr="00000000" w14:paraId="0000081F">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Three Jinja2-powered HTML templates were created under /templates:</w:delText>
        </w:r>
      </w:del>
    </w:ins>
  </w:p>
  <w:p w:rsidR="00000000" w:rsidDel="00000000" w:rsidP="00000000" w:rsidRDefault="00000000" w:rsidRPr="00000000" w14:paraId="00000820">
    <w:pPr>
      <w:numPr>
        <w:ilvl w:val="0"/>
        <w:numId w:val="20"/>
      </w:numPr>
      <w:spacing w:after="0" w:afterAutospacing="0" w:before="24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index.html: A user input form with fields for fitness goal, intensity, and basic personal information.</w:delText>
        </w:r>
      </w:del>
    </w:ins>
  </w:p>
  <w:p w:rsidR="00000000" w:rsidDel="00000000" w:rsidP="00000000" w:rsidRDefault="00000000" w:rsidRPr="00000000" w14:paraId="00000821">
    <w:pPr>
      <w:numPr>
        <w:ilvl w:val="0"/>
        <w:numId w:val="20"/>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result.html: Displays the 7-day AI generated workout plan, a nutrition tip, and accepts user feedback.</w:delText>
        </w:r>
      </w:del>
    </w:ins>
  </w:p>
  <w:p w:rsidR="00000000" w:rsidDel="00000000" w:rsidP="00000000" w:rsidRDefault="00000000" w:rsidRPr="00000000" w14:paraId="00000822">
    <w:pPr>
      <w:numPr>
        <w:ilvl w:val="0"/>
        <w:numId w:val="20"/>
      </w:numPr>
      <w:spacing w:after="24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all_users.html: Admin panel to view and delete users and review both original and updated plans.</w:delText>
        </w:r>
      </w:del>
    </w:ins>
  </w:p>
  <w:p w:rsidR="00000000" w:rsidDel="00000000" w:rsidP="00000000" w:rsidRDefault="00000000" w:rsidRPr="00000000" w14:paraId="00000823">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Templates are modular, and UI transitions smoothly between steps.</w:delText>
        </w:r>
      </w:del>
    </w:ins>
  </w:p>
  <w:p w:rsidR="00000000" w:rsidDel="00000000" w:rsidP="00000000" w:rsidRDefault="00000000" w:rsidRPr="00000000" w14:paraId="00000824">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Forms are submitted to specific FastAPI endpoints via POST methods</w:delText>
        </w:r>
      </w:del>
    </w:ins>
  </w:p>
  <w:p w:rsidR="00000000" w:rsidDel="00000000" w:rsidP="00000000" w:rsidRDefault="00000000" w:rsidRPr="00000000" w14:paraId="00000825">
    <w:pPr>
      <w:pStyle w:val="Heading2"/>
      <w:keepNext w:val="0"/>
      <w:keepLines w:val="0"/>
      <w:spacing w:after="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94fp609pmnx4" w:id="57"/>
        <w:bookmarkEnd w:id="57"/>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4.2 Creating Dynamic Templates with FastAPI’s Jinja2</w:delText>
        </w:r>
      </w:del>
    </w:ins>
  </w:p>
  <w:p w:rsidR="00000000" w:rsidDel="00000000" w:rsidP="00000000" w:rsidRDefault="00000000" w:rsidRPr="00000000" w14:paraId="00000826">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Integrate Jinja2 Templating for Dynamic Content Rendering</w:delText>
        </w:r>
      </w:del>
    </w:ins>
  </w:p>
  <w:p w:rsidR="00000000" w:rsidDel="00000000" w:rsidP="00000000" w:rsidRDefault="00000000" w:rsidRPr="00000000" w14:paraId="00000827">
    <w:pPr>
      <w:numPr>
        <w:ilvl w:val="0"/>
        <w:numId w:val="18"/>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Used FastAPI’s Jinja2Templates for template rendering:</w:delText>
        </w:r>
      </w:del>
    </w:ins>
  </w:p>
  <w:p w:rsidR="00000000" w:rsidDel="00000000" w:rsidP="00000000" w:rsidRDefault="00000000" w:rsidRPr="00000000" w14:paraId="00000828">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29">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2A">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from fastapi.templating import Jinja2Templates</w:delText>
        </w:r>
      </w:del>
    </w:ins>
  </w:p>
  <w:p w:rsidR="00000000" w:rsidDel="00000000" w:rsidP="00000000" w:rsidRDefault="00000000" w:rsidRPr="00000000" w14:paraId="0000082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BASE_DIR = os.path.dirname(os.path.abspath(__file__))</w:delText>
        </w:r>
      </w:del>
    </w:ins>
  </w:p>
  <w:p w:rsidR="00000000" w:rsidDel="00000000" w:rsidP="00000000" w:rsidRDefault="00000000" w:rsidRPr="00000000" w14:paraId="0000082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TEMPLATE_DIR = os.path.join(BASE_DIR, "templates")</w:delText>
        </w:r>
      </w:del>
    </w:ins>
  </w:p>
  <w:p w:rsidR="00000000" w:rsidDel="00000000" w:rsidP="00000000" w:rsidRDefault="00000000" w:rsidRPr="00000000" w14:paraId="0000082D">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templates = Jinja2Templates(directory=TEMPLATE_DIR)</w:delText>
        </w:r>
      </w:del>
    </w:ins>
  </w:p>
  <w:p w:rsidR="00000000" w:rsidDel="00000000" w:rsidP="00000000" w:rsidRDefault="00000000" w:rsidRPr="00000000" w14:paraId="0000082E">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2F">
    <w:pPr>
      <w:numPr>
        <w:ilvl w:val="0"/>
        <w:numId w:val="2"/>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route uses TemplateResponse to render the proper HTML with passed context:</w:delText>
        </w:r>
      </w:del>
    </w:ins>
  </w:p>
  <w:p w:rsidR="00000000" w:rsidDel="00000000" w:rsidP="00000000" w:rsidRDefault="00000000" w:rsidRPr="00000000" w14:paraId="00000830">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024188" cy="1627914"/>
              <wp:effectExtent b="0" l="0" r="0" t="0"/>
              <wp:docPr id="8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31">
    <w:pPr>
      <w:numPr>
        <w:ilvl w:val="0"/>
        <w:numId w:val="13"/>
      </w:numPr>
      <w:ind w:left="144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allows dynamic plan and nutrition tip display after form submission.</w:delText>
        </w:r>
      </w:del>
    </w:ins>
  </w:p>
  <w:p w:rsidR="00000000" w:rsidDel="00000000" w:rsidP="00000000" w:rsidRDefault="00000000" w:rsidRPr="00000000" w14:paraId="00000832">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goaouum2mct3" w:id="58"/>
        <w:bookmarkEnd w:id="58"/>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Bind Backend Data to HTML Templates</w:delText>
        </w:r>
      </w:del>
    </w:ins>
  </w:p>
  <w:p w:rsidR="00000000" w:rsidDel="00000000" w:rsidP="00000000" w:rsidRDefault="00000000" w:rsidRPr="00000000" w14:paraId="00000833">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3arjzf5i1dnr" w:id="59"/>
        <w:bookmarkEnd w:id="59"/>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index.html</w:delText>
        </w:r>
      </w:del>
    </w:ins>
  </w:p>
  <w:p w:rsidR="00000000" w:rsidDel="00000000" w:rsidP="00000000" w:rsidRDefault="00000000" w:rsidRPr="00000000" w14:paraId="00000834">
    <w:pPr>
      <w:numPr>
        <w:ilvl w:val="0"/>
        <w:numId w:val="34"/>
      </w:numPr>
      <w:spacing w:after="0" w:afterAutospacing="0" w:before="24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Form elements use name="..." to bind to backend Form(...) parameters.</w:delText>
        </w:r>
      </w:del>
    </w:ins>
  </w:p>
  <w:p w:rsidR="00000000" w:rsidDel="00000000" w:rsidP="00000000" w:rsidRDefault="00000000" w:rsidRPr="00000000" w14:paraId="00000835">
    <w:pPr>
      <w:numPr>
        <w:ilvl w:val="0"/>
        <w:numId w:val="34"/>
      </w:numPr>
      <w:spacing w:after="24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Submits data to /generate-workout.</w:delText>
        </w:r>
      </w:del>
    </w:ins>
  </w:p>
  <w:p w:rsidR="00000000" w:rsidDel="00000000" w:rsidP="00000000" w:rsidRDefault="00000000" w:rsidRPr="00000000" w14:paraId="00000836">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8ftoe6rt0h0x" w:id="60"/>
        <w:bookmarkEnd w:id="60"/>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result.html</w:delText>
        </w:r>
      </w:del>
    </w:ins>
  </w:p>
  <w:p w:rsidR="00000000" w:rsidDel="00000000" w:rsidP="00000000" w:rsidRDefault="00000000" w:rsidRPr="00000000" w14:paraId="00000837">
    <w:pPr>
      <w:numPr>
        <w:ilvl w:val="0"/>
        <w:numId w:val="31"/>
      </w:numPr>
      <w:spacing w:after="0" w:afterAutospacing="0" w:before="24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Uses:</w:delText>
        </w:r>
      </w:del>
    </w:ins>
  </w:p>
  <w:p w:rsidR="00000000" w:rsidDel="00000000" w:rsidP="00000000" w:rsidRDefault="00000000" w:rsidRPr="00000000" w14:paraId="00000838">
    <w:pPr>
      <w:numPr>
        <w:ilvl w:val="1"/>
        <w:numId w:val="31"/>
      </w:numPr>
      <w:spacing w:after="0" w:afterAutospacing="0" w:before="0" w:beforeAutospacing="0" w:lineRule="auto"/>
      <w:ind w:left="144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username }}, {{ goal }}, {{ intensity }}, etc. to show user data.</w:delText>
        </w:r>
      </w:del>
    </w:ins>
  </w:p>
  <w:p w:rsidR="00000000" w:rsidDel="00000000" w:rsidP="00000000" w:rsidRDefault="00000000" w:rsidRPr="00000000" w14:paraId="00000839">
    <w:pPr>
      <w:numPr>
        <w:ilvl w:val="1"/>
        <w:numId w:val="31"/>
      </w:numPr>
      <w:spacing w:after="0" w:afterAutospacing="0" w:before="0" w:beforeAutospacing="0" w:lineRule="auto"/>
      <w:ind w:left="144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workout_plan }} and {{ nutrition_tip }} to show AI-generated results.</w:delText>
        </w:r>
      </w:del>
    </w:ins>
  </w:p>
  <w:p w:rsidR="00000000" w:rsidDel="00000000" w:rsidP="00000000" w:rsidRDefault="00000000" w:rsidRPr="00000000" w14:paraId="0000083A">
    <w:pPr>
      <w:numPr>
        <w:ilvl w:val="0"/>
        <w:numId w:val="31"/>
      </w:numPr>
      <w:spacing w:after="24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Includes a feedback form submitted via POST to /submit-feedback.</w:delText>
        </w:r>
      </w:del>
    </w:ins>
  </w:p>
  <w:p w:rsidR="00000000" w:rsidDel="00000000" w:rsidP="00000000" w:rsidRDefault="00000000" w:rsidRPr="00000000" w14:paraId="0000083B">
    <w:pPr>
      <w:pStyle w:val="Heading4"/>
      <w:keepNext w:val="0"/>
      <w:keepLines w:val="0"/>
      <w:spacing w:after="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73wxsux299sl" w:id="61"/>
        <w:bookmarkEnd w:id="61"/>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all_users.html</w:delText>
        </w:r>
      </w:del>
    </w:ins>
  </w:p>
  <w:p w:rsidR="00000000" w:rsidDel="00000000" w:rsidP="00000000" w:rsidRDefault="00000000" w:rsidRPr="00000000" w14:paraId="0000083C">
    <w:pPr>
      <w:numPr>
        <w:ilvl w:val="0"/>
        <w:numId w:val="6"/>
      </w:numPr>
      <w:spacing w:after="240" w:before="24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5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03279" cy="1660322"/>
                      </a:xfrm>
                      <a:prstGeom prst="rect"/>
                      <a:ln/>
                    </pic:spPr>
                  </pic:pic>
                </a:graphicData>
              </a:graphic>
            </wp:anchor>
          </w:drawing>
        </w:r>
      </w:del>
    </w:ins>
  </w:p>
  <w:p w:rsidR="00000000" w:rsidDel="00000000" w:rsidP="00000000" w:rsidRDefault="00000000" w:rsidRPr="00000000" w14:paraId="0000083D">
    <w:pPr>
      <w:spacing w:after="240" w:before="240" w:lineRule="auto"/>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3E">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3F">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0">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1">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2">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3">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4">
    <w:pPr>
      <w:pStyle w:val="Heading3"/>
      <w:keepNext w:val="0"/>
      <w:keepLines w:val="0"/>
      <w:spacing w:before="280" w:lin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ydhco95r1avf" w:id="62"/>
        <w:bookmarkEnd w:id="62"/>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5. Deployment</w:delText>
        </w:r>
      </w:del>
    </w:ins>
  </w:p>
  <w:p w:rsidR="00000000" w:rsidDel="00000000" w:rsidP="00000000" w:rsidRDefault="00000000" w:rsidRPr="00000000" w14:paraId="00000845">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delText>
        </w:r>
      </w:del>
    </w:ins>
  </w:p>
  <w:p w:rsidR="00000000" w:rsidDel="00000000" w:rsidP="00000000" w:rsidRDefault="00000000" w:rsidRPr="00000000" w14:paraId="00000846">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7">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5.1: Preparing the Application for Local Deployment</w:delText>
        </w:r>
      </w:del>
    </w:ins>
  </w:p>
  <w:p w:rsidR="00000000" w:rsidDel="00000000" w:rsidP="00000000" w:rsidRDefault="00000000" w:rsidRPr="00000000" w14:paraId="00000848">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49">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Set up a virtual environment </w:delText>
        </w:r>
      </w:del>
    </w:ins>
  </w:p>
  <w:p w:rsidR="00000000" w:rsidDel="00000000" w:rsidP="00000000" w:rsidRDefault="00000000" w:rsidRPr="00000000" w14:paraId="0000084A">
    <w:pPr>
      <w:numPr>
        <w:ilvl w:val="0"/>
        <w:numId w:val="4"/>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Create a virtual environment to manage dependencies and isolate the FitBuddy project from other environments.</w:delText>
        </w:r>
      </w:del>
    </w:ins>
  </w:p>
  <w:p w:rsidR="00000000" w:rsidDel="00000000" w:rsidP="00000000" w:rsidRDefault="00000000" w:rsidRPr="00000000" w14:paraId="0000084B">
    <w:pPr>
      <w:numPr>
        <w:ilvl w:val="0"/>
        <w:numId w:val="4"/>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Activate the environment and install all necessary dependencies listed in the requirements.txt file, including FastAPI, Uvicorn, SQLAlchemy, and Google Generative AI SDK.</w:delText>
        </w:r>
      </w:del>
    </w:ins>
  </w:p>
  <w:p w:rsidR="00000000" w:rsidDel="00000000" w:rsidP="00000000" w:rsidRDefault="00000000" w:rsidRPr="00000000" w14:paraId="0000084C">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python -m venv venv</w:delText>
        </w:r>
      </w:del>
    </w:ins>
  </w:p>
  <w:p w:rsidR="00000000" w:rsidDel="00000000" w:rsidP="00000000" w:rsidRDefault="00000000" w:rsidRPr="00000000" w14:paraId="0000084D">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source venv/bin/activate  # On Windows: venv\Scripts\activate</w:delText>
        </w:r>
      </w:del>
    </w:ins>
  </w:p>
  <w:p w:rsidR="00000000" w:rsidDel="00000000" w:rsidP="00000000" w:rsidRDefault="00000000" w:rsidRPr="00000000" w14:paraId="0000084E">
    <w:pPr>
      <w:ind w:left="720" w:firstLine="0"/>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pip install -r requirements.txt</w:delText>
        </w:r>
      </w:del>
    </w:ins>
  </w:p>
  <w:p w:rsidR="00000000" w:rsidDel="00000000" w:rsidP="00000000" w:rsidRDefault="00000000" w:rsidRPr="00000000" w14:paraId="0000084F">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50">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Configure environment variables</w:delText>
        </w:r>
      </w:del>
    </w:ins>
  </w:p>
  <w:p w:rsidR="00000000" w:rsidDel="00000000" w:rsidP="00000000" w:rsidRDefault="00000000" w:rsidRPr="00000000" w14:paraId="00000851">
    <w:pPr>
      <w:numPr>
        <w:ilvl w:val="0"/>
        <w:numId w:val="3"/>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 environment variables to store sensitive data such as the Gemini API Key.</w:delText>
        </w:r>
      </w:del>
    </w:ins>
  </w:p>
  <w:p w:rsidR="00000000" w:rsidDel="00000000" w:rsidP="00000000" w:rsidRDefault="00000000" w:rsidRPr="00000000" w14:paraId="00000852">
    <w:pPr>
      <w:numPr>
        <w:ilvl w:val="0"/>
        <w:numId w:val="3"/>
      </w:numPr>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These variables can be set directly in the terminal or added to a .env file which is loaded into the application using python-dotenv.</w:delText>
        </w:r>
      </w:del>
    </w:ins>
  </w:p>
  <w:p w:rsidR="00000000" w:rsidDel="00000000" w:rsidP="00000000" w:rsidRDefault="00000000" w:rsidRPr="00000000" w14:paraId="00000853">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GOOGLE_API_KEY=your_gemini_api_key_here</w:delText>
        </w:r>
      </w:del>
    </w:ins>
  </w:p>
  <w:p w:rsidR="00000000" w:rsidDel="00000000" w:rsidP="00000000" w:rsidRDefault="00000000" w:rsidRPr="00000000" w14:paraId="00000854">
    <w:pPr>
      <w:pStyle w:val="Heading3"/>
      <w:keepNext w:val="0"/>
      <w:keepLines w:val="0"/>
      <w:spacing w:before="28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x5o2zngtaqrn" w:id="63"/>
        <w:bookmarkEnd w:id="63"/>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Frontend-Backend Rendering via Jinja2</w:delText>
        </w:r>
      </w:del>
    </w:ins>
  </w:p>
  <w:p w:rsidR="00000000" w:rsidDel="00000000" w:rsidP="00000000" w:rsidRDefault="00000000" w:rsidRPr="00000000" w14:paraId="00000855">
    <w:pPr>
      <w:spacing w:after="240" w:befor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user interactions are facilitated via Jinja2-rendered templates:</w:delText>
        </w:r>
      </w:del>
    </w:ins>
  </w:p>
  <w:p w:rsidR="00000000" w:rsidDel="00000000" w:rsidP="00000000" w:rsidRDefault="00000000" w:rsidRPr="00000000" w14:paraId="00000856">
    <w:pPr>
      <w:numPr>
        <w:ilvl w:val="0"/>
        <w:numId w:val="21"/>
      </w:numPr>
      <w:spacing w:after="0" w:afterAutospacing="0" w:before="24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index.html: Collects user inputs</w:delText>
        </w:r>
      </w:del>
    </w:ins>
  </w:p>
  <w:p w:rsidR="00000000" w:rsidDel="00000000" w:rsidP="00000000" w:rsidRDefault="00000000" w:rsidRPr="00000000" w14:paraId="00000857">
    <w:pPr>
      <w:numPr>
        <w:ilvl w:val="0"/>
        <w:numId w:val="21"/>
      </w:numPr>
      <w:spacing w:after="0" w:afterAutospacing="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result.html: Displays the generated AI plan</w:delText>
        </w:r>
      </w:del>
    </w:ins>
  </w:p>
  <w:p w:rsidR="00000000" w:rsidDel="00000000" w:rsidP="00000000" w:rsidRDefault="00000000" w:rsidRPr="00000000" w14:paraId="00000858">
    <w:pPr>
      <w:numPr>
        <w:ilvl w:val="0"/>
        <w:numId w:val="21"/>
      </w:numPr>
      <w:spacing w:after="240" w:before="0" w:beforeAutospacing="0"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all_users.html: Lists all user records for admin view</w:delText>
        </w:r>
      </w:del>
    </w:ins>
  </w:p>
  <w:p w:rsidR="00000000" w:rsidDel="00000000" w:rsidP="00000000" w:rsidRDefault="00000000" w:rsidRPr="00000000" w14:paraId="00000859">
    <w:pPr>
      <w:pStyle w:val="Heading4"/>
      <w:keepNext w:val="0"/>
      <w:keepLines w:val="0"/>
      <w:spacing w:after="40" w:before="240" w:lin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bookmarkStart w:colFirst="0" w:colLast="0" w:name="_1xoibhhkaln1" w:id="64"/>
        <w:bookmarkEnd w:id="64"/>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5.2: Testing and Verifying Local Deployment</w:delText>
        </w:r>
      </w:del>
    </w:ins>
  </w:p>
  <w:p w:rsidR="00000000" w:rsidDel="00000000" w:rsidP="00000000" w:rsidRDefault="00000000" w:rsidRPr="00000000" w14:paraId="0000085A">
    <w:pPr>
      <w:spacing w:after="240" w:before="240" w:line="240"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Access the Application Locally</w:delText>
        </w:r>
      </w:del>
    </w:ins>
  </w:p>
  <w:p w:rsidR="00000000" w:rsidDel="00000000" w:rsidP="00000000" w:rsidRDefault="00000000" w:rsidRPr="00000000" w14:paraId="0000085B">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ins>
  </w:p>
  <w:p w:rsidR="00000000" w:rsidDel="00000000" w:rsidP="00000000" w:rsidRDefault="00000000" w:rsidRPr="00000000" w14:paraId="0000085C">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5D">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Exploring Website’s web pages:</w:delText>
        </w:r>
      </w:del>
    </w:ins>
  </w:p>
  <w:p w:rsidR="00000000" w:rsidDel="00000000" w:rsidP="00000000" w:rsidRDefault="00000000" w:rsidRPr="00000000" w14:paraId="0000085E">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5F">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Home page:</w:delText>
        </w:r>
      </w:del>
    </w:ins>
  </w:p>
  <w:p w:rsidR="00000000" w:rsidDel="00000000" w:rsidP="00000000" w:rsidRDefault="00000000" w:rsidRPr="00000000" w14:paraId="00000860">
    <w:pPr>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61">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62">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delText>
        </w:r>
      </w:del>
    </w:ins>
  </w:p>
  <w:p w:rsidR="00000000" w:rsidDel="00000000" w:rsidP="00000000" w:rsidRDefault="00000000" w:rsidRPr="00000000" w14:paraId="00000863">
    <w:pPr>
      <w:numPr>
        <w:ilvl w:val="0"/>
        <w:numId w:val="7"/>
      </w:numPr>
      <w:spacing w:after="0" w:afterAutospacing="0" w:before="240" w:line="276"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Name</w:delText>
        </w:r>
      </w:del>
    </w:ins>
  </w:p>
  <w:p w:rsidR="00000000" w:rsidDel="00000000" w:rsidP="00000000" w:rsidRDefault="00000000" w:rsidRPr="00000000" w14:paraId="00000864">
    <w:pPr>
      <w:numPr>
        <w:ilvl w:val="0"/>
        <w:numId w:val="7"/>
      </w:numPr>
      <w:spacing w:after="0" w:afterAutospacing="0" w:before="0" w:beforeAutospacing="0" w:line="276"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ID</w:delText>
        </w:r>
      </w:del>
    </w:ins>
  </w:p>
  <w:p w:rsidR="00000000" w:rsidDel="00000000" w:rsidP="00000000" w:rsidRDefault="00000000" w:rsidRPr="00000000" w14:paraId="00000865">
    <w:pPr>
      <w:numPr>
        <w:ilvl w:val="0"/>
        <w:numId w:val="7"/>
      </w:numPr>
      <w:spacing w:after="0" w:afterAutospacing="0" w:before="0" w:beforeAutospacing="0" w:line="276"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Age</w:delText>
        </w:r>
      </w:del>
    </w:ins>
  </w:p>
  <w:p w:rsidR="00000000" w:rsidDel="00000000" w:rsidP="00000000" w:rsidRDefault="00000000" w:rsidRPr="00000000" w14:paraId="00000866">
    <w:pPr>
      <w:numPr>
        <w:ilvl w:val="0"/>
        <w:numId w:val="7"/>
      </w:numPr>
      <w:spacing w:after="0" w:afterAutospacing="0" w:before="0" w:beforeAutospacing="0" w:line="276"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Weight (kg)</w:delText>
        </w:r>
      </w:del>
    </w:ins>
  </w:p>
  <w:p w:rsidR="00000000" w:rsidDel="00000000" w:rsidP="00000000" w:rsidRDefault="00000000" w:rsidRPr="00000000" w14:paraId="00000867">
    <w:pPr>
      <w:numPr>
        <w:ilvl w:val="0"/>
        <w:numId w:val="7"/>
      </w:numPr>
      <w:spacing w:after="0" w:afterAutospacing="0" w:before="0" w:beforeAutospacing="0" w:line="276"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Fitness Goal (e.g., weight loss, flexibility)</w:delText>
        </w:r>
      </w:del>
    </w:ins>
  </w:p>
  <w:p w:rsidR="00000000" w:rsidDel="00000000" w:rsidP="00000000" w:rsidRDefault="00000000" w:rsidRPr="00000000" w14:paraId="00000868">
    <w:pPr>
      <w:numPr>
        <w:ilvl w:val="0"/>
        <w:numId w:val="7"/>
      </w:numPr>
      <w:spacing w:after="240" w:before="0" w:beforeAutospacing="0" w:line="276" w:lineRule="auto"/>
      <w:ind w:left="720" w:hanging="360"/>
      <w:rPr>
        <w:ins w:author="" w:id="144" w:date="1970-01-01T00:00:00Z"/>
        <w:del w:author="PREMA" w:id="132" w:date="2026-09-24T01:15:25Z"/>
        <w:rFonts w:ascii="Cambria" w:cs="Cambria" w:eastAsia="Cambria" w:hAnsi="Cambria"/>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Intensity (Low, Medium, High)</w:delText>
          <w:br w:type="textWrapping"/>
        </w:r>
      </w:del>
    </w:ins>
  </w:p>
  <w:p w:rsidR="00000000" w:rsidDel="00000000" w:rsidP="00000000" w:rsidRDefault="00000000" w:rsidRPr="00000000" w14:paraId="0000086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ins>
  </w:p>
  <w:p w:rsidR="00000000" w:rsidDel="00000000" w:rsidP="00000000" w:rsidRDefault="00000000" w:rsidRPr="00000000" w14:paraId="0000086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intuitive design ensures users of all experience levels can quickly get started with minimal effort.</w:delText>
        </w:r>
      </w:del>
    </w:ins>
  </w:p>
  <w:p w:rsidR="00000000" w:rsidDel="00000000" w:rsidP="00000000" w:rsidRDefault="00000000" w:rsidRPr="00000000" w14:paraId="0000086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Personalized workout generation page:</w:delText>
        </w:r>
      </w:del>
    </w:ins>
  </w:p>
  <w:p w:rsidR="00000000" w:rsidDel="00000000" w:rsidP="00000000" w:rsidRDefault="00000000" w:rsidRPr="00000000" w14:paraId="0000086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Information:                                                                                                       </w:delText>
        </w:r>
      </w:del>
    </w:ins>
  </w:p>
  <w:p w:rsidR="00000000" w:rsidDel="00000000" w:rsidP="00000000" w:rsidRDefault="00000000" w:rsidRPr="00000000" w14:paraId="0000086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032000"/>
              <wp:effectExtent b="0" l="0" r="0" t="0"/>
              <wp:docPr id="9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6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delText>
        </w:r>
      </w:del>
    </w:ins>
  </w:p>
  <w:p w:rsidR="00000000" w:rsidDel="00000000" w:rsidP="00000000" w:rsidRDefault="00000000" w:rsidRPr="00000000" w14:paraId="0000086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w:delText>
        </w:r>
      </w:del>
    </w:ins>
  </w:p>
  <w:p w:rsidR="00000000" w:rsidDel="00000000" w:rsidP="00000000" w:rsidRDefault="00000000" w:rsidRPr="00000000" w14:paraId="0000087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5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7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3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7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1676400"/>
              <wp:effectExtent b="0" l="0" r="0" t="0"/>
              <wp:docPr id="3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7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ins>
  </w:p>
  <w:p w:rsidR="00000000" w:rsidDel="00000000" w:rsidP="00000000" w:rsidRDefault="00000000" w:rsidRPr="00000000" w14:paraId="0000087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w:delText>
        </w:r>
      </w:del>
    </w:ins>
  </w:p>
  <w:p w:rsidR="00000000" w:rsidDel="00000000" w:rsidP="00000000" w:rsidRDefault="00000000" w:rsidRPr="00000000" w14:paraId="0000087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952500"/>
              <wp:effectExtent b="0" l="0" r="0" t="0"/>
              <wp:docPr id="3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7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ins>
  </w:p>
  <w:p w:rsidR="00000000" w:rsidDel="00000000" w:rsidP="00000000" w:rsidRDefault="00000000" w:rsidRPr="00000000" w14:paraId="0000087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7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Feedback Page:</w:delText>
        </w:r>
      </w:del>
    </w:ins>
  </w:p>
  <w:p w:rsidR="00000000" w:rsidDel="00000000" w:rsidP="00000000" w:rsidRDefault="00000000" w:rsidRPr="00000000" w14:paraId="0000088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044700"/>
              <wp:effectExtent b="0" l="0" r="0" t="0"/>
              <wp:docPr id="7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ins>
  </w:p>
  <w:p w:rsidR="00000000" w:rsidDel="00000000" w:rsidP="00000000" w:rsidRDefault="00000000" w:rsidRPr="00000000" w14:paraId="0000088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53340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View all users page:</w:delText>
        </w:r>
      </w:del>
    </w:ins>
  </w:p>
  <w:p w:rsidR="00000000" w:rsidDel="00000000" w:rsidP="00000000" w:rsidRDefault="00000000" w:rsidRPr="00000000" w14:paraId="0000088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1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ins>
  </w:p>
  <w:p w:rsidR="00000000" w:rsidDel="00000000" w:rsidP="00000000" w:rsidRDefault="00000000" w:rsidRPr="00000000" w14:paraId="0000088D">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E">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8F">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0">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1">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2">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3">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4">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5">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6">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Conclusion:</w:delText>
        </w:r>
      </w:del>
    </w:ins>
  </w:p>
  <w:p w:rsidR="00000000" w:rsidDel="00000000" w:rsidP="00000000" w:rsidRDefault="00000000" w:rsidRPr="00000000" w14:paraId="00000897">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ins>
  </w:p>
  <w:p w:rsidR="00000000" w:rsidDel="00000000" w:rsidP="00000000" w:rsidRDefault="00000000" w:rsidRPr="00000000" w14:paraId="00000898">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ins>
  </w:p>
  <w:p w:rsidR="00000000" w:rsidDel="00000000" w:rsidP="00000000" w:rsidRDefault="00000000" w:rsidRPr="00000000" w14:paraId="00000899">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ins>
  </w:p>
  <w:p w:rsidR="00000000" w:rsidDel="00000000" w:rsidP="00000000" w:rsidRDefault="00000000" w:rsidRPr="00000000" w14:paraId="0000089A">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ins>
  </w:p>
  <w:p w:rsidR="00000000" w:rsidDel="00000000" w:rsidP="00000000" w:rsidRDefault="00000000" w:rsidRPr="00000000" w14:paraId="0000089B">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C">
    <w:pPr>
      <w:spacing w:after="240" w:before="240"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D">
    <w:pPr>
      <w:spacing w:line="276" w:lineRule="auto"/>
      <w:rPr>
        <w:ins w:author="" w:id="144" w:date="1970-01-01T00:00:00Z"/>
        <w:del w:author="PREMA" w:id="132" w:date="2026-09-24T01:15:25Z"/>
        <w:rFonts w:ascii="Cambria" w:cs="Cambria" w:eastAsia="Cambria" w:hAnsi="Cambria"/>
        <w:b w:val="1"/>
        <w:bCs w:val="1"/>
        <w:sz w:val="30"/>
        <w:szCs w:val="30"/>
        <w:u w:val="single"/>
        <w:rPrChange w:author="Prajan Prajan" w:id="138" w:date="2026-09-23T04:47:34Z">
          <w:rPr/>
        </w:rPrChange>
      </w:rPr>
    </w:pPr>
    <w:ins w:author="" w:id="144" w:date="1970-01-01T00:00:00Z">
      <w:del w:author="PREMA" w:id="132" w:date="2026-09-24T01:15:25Z">
        <w:r w:rsidDel="00000000" w:rsidR="00000000" w:rsidRPr="00000000">
          <w:rPr>
            <w:rtl w:val="0"/>
          </w:rPr>
        </w:r>
      </w:del>
    </w:ins>
  </w:p>
  <w:p w:rsidR="00000000" w:rsidDel="00000000" w:rsidP="00000000" w:rsidRDefault="00000000" w:rsidRPr="00000000" w14:paraId="0000089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9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**Project Title**</w:delText>
        </w:r>
      </w:del>
    </w:ins>
  </w:p>
  <w:p w:rsidR="00000000" w:rsidDel="00000000" w:rsidP="00000000" w:rsidRDefault="00000000" w:rsidRPr="00000000" w14:paraId="000008A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**Project Document** – Detailed instructions and requirements for the project</w:delText>
        </w:r>
      </w:del>
    </w:ins>
  </w:p>
  <w:p w:rsidR="00000000" w:rsidDel="00000000" w:rsidP="00000000" w:rsidRDefault="00000000" w:rsidRPr="00000000" w14:paraId="000008A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3. **Project Reference Video** – Step-by-step guidance on how to complete the project</w:delText>
        </w:r>
      </w:del>
    </w:ins>
  </w:p>
  <w:p w:rsidR="00000000" w:rsidDel="00000000" w:rsidP="00000000" w:rsidRDefault="00000000" w:rsidRPr="00000000" w14:paraId="000008A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Important Instructions for Students</w:delText>
        </w:r>
      </w:del>
    </w:ins>
  </w:p>
  <w:p w:rsidR="00000000" w:rsidDel="00000000" w:rsidP="00000000" w:rsidRDefault="00000000" w:rsidRPr="00000000" w14:paraId="000008A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8A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As instructed by the trainers during the **Project Development Sessions**, students are required to submit the following:</w:delText>
        </w:r>
      </w:del>
    </w:ins>
  </w:p>
  <w:p w:rsidR="00000000" w:rsidDel="00000000" w:rsidP="00000000" w:rsidRDefault="00000000" w:rsidRPr="00000000" w14:paraId="000008A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Project Submission Requirements</w:delText>
        </w:r>
      </w:del>
    </w:ins>
  </w:p>
  <w:p w:rsidR="00000000" w:rsidDel="00000000" w:rsidP="00000000" w:rsidRDefault="00000000" w:rsidRPr="00000000" w14:paraId="000008A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GitHub Repository Link**</w:delText>
        </w:r>
      </w:del>
    </w:ins>
  </w:p>
  <w:p w:rsidR="00000000" w:rsidDel="00000000" w:rsidP="00000000" w:rsidRDefault="00000000" w:rsidRPr="00000000" w14:paraId="000008A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A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The GitHub repository link must be a **Public Repository Link**.</w:delText>
        </w:r>
      </w:del>
    </w:ins>
  </w:p>
  <w:p w:rsidR="00000000" w:rsidDel="00000000" w:rsidP="00000000" w:rsidRDefault="00000000" w:rsidRPr="00000000" w14:paraId="000008A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All project files/documents should be uploaded to GitHub.</w:delText>
        </w:r>
      </w:del>
    </w:ins>
  </w:p>
  <w:p w:rsidR="00000000" w:rsidDel="00000000" w:rsidP="00000000" w:rsidRDefault="00000000" w:rsidRPr="00000000" w14:paraId="000008B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The project should be maintained and submitted **phase-wise** using the following structure:</w:delText>
        </w:r>
      </w:del>
    </w:ins>
  </w:p>
  <w:p w:rsidR="00000000" w:rsidDel="00000000" w:rsidP="00000000" w:rsidRDefault="00000000" w:rsidRPr="00000000" w14:paraId="000008B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B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**Brainstorming &amp; Ideation Phase**</w:delText>
        </w:r>
      </w:del>
    </w:ins>
  </w:p>
  <w:p w:rsidR="00000000" w:rsidDel="00000000" w:rsidP="00000000" w:rsidRDefault="00000000" w:rsidRPr="00000000" w14:paraId="000008B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**Requirement Analysis Phase**</w:delText>
        </w:r>
      </w:del>
    </w:ins>
  </w:p>
  <w:p w:rsidR="00000000" w:rsidDel="00000000" w:rsidP="00000000" w:rsidRDefault="00000000" w:rsidRPr="00000000" w14:paraId="000008B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3. **Project Design Phase Phase**</w:delText>
        </w:r>
      </w:del>
    </w:ins>
  </w:p>
  <w:p w:rsidR="00000000" w:rsidDel="00000000" w:rsidP="00000000" w:rsidRDefault="00000000" w:rsidRPr="00000000" w14:paraId="000008B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4. **Project Planning Phase**</w:delText>
        </w:r>
      </w:del>
    </w:ins>
  </w:p>
  <w:p w:rsidR="00000000" w:rsidDel="00000000" w:rsidP="00000000" w:rsidRDefault="00000000" w:rsidRPr="00000000" w14:paraId="000008B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5. **Project Development Phase**</w:delText>
        </w:r>
      </w:del>
    </w:ins>
  </w:p>
  <w:p w:rsidR="00000000" w:rsidDel="00000000" w:rsidP="00000000" w:rsidRDefault="00000000" w:rsidRPr="00000000" w14:paraId="000008B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6. **Project Testing Phase**</w:delText>
        </w:r>
      </w:del>
    </w:ins>
  </w:p>
  <w:p w:rsidR="00000000" w:rsidDel="00000000" w:rsidP="00000000" w:rsidRDefault="00000000" w:rsidRPr="00000000" w14:paraId="000008B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7. **Project Documentation Phase**</w:delText>
        </w:r>
      </w:del>
    </w:ins>
  </w:p>
  <w:p w:rsidR="00000000" w:rsidDel="00000000" w:rsidP="00000000" w:rsidRDefault="00000000" w:rsidRPr="00000000" w14:paraId="000008B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8. **Project Demonstration Phase**</w:delText>
        </w:r>
      </w:del>
    </w:ins>
  </w:p>
  <w:p w:rsidR="00000000" w:rsidDel="00000000" w:rsidP="00000000" w:rsidRDefault="00000000" w:rsidRPr="00000000" w14:paraId="000008B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B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Demo Video Link**</w:delText>
        </w:r>
      </w:del>
    </w:ins>
  </w:p>
  <w:p w:rsidR="00000000" w:rsidDel="00000000" w:rsidP="00000000" w:rsidRDefault="00000000" w:rsidRPr="00000000" w14:paraId="000008B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B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Record a complete **project demonstration video**.</w:delText>
        </w:r>
      </w:del>
    </w:ins>
  </w:p>
  <w:p w:rsidR="00000000" w:rsidDel="00000000" w:rsidP="00000000" w:rsidRDefault="00000000" w:rsidRPr="00000000" w14:paraId="000008B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Upload the video to **Google Drive**.</w:delText>
        </w:r>
      </w:del>
    </w:ins>
  </w:p>
  <w:p w:rsidR="00000000" w:rsidDel="00000000" w:rsidP="00000000" w:rsidRDefault="00000000" w:rsidRPr="00000000" w14:paraId="000008B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Ensure that the **Drive link is set to Public/Anyone with the link can view**.</w:delText>
        </w:r>
      </w:del>
    </w:ins>
  </w:p>
  <w:p w:rsidR="00000000" w:rsidDel="00000000" w:rsidP="00000000" w:rsidRDefault="00000000" w:rsidRPr="00000000" w14:paraId="000008C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The demo video should include:</w:delText>
        </w:r>
      </w:del>
    </w:ins>
  </w:p>
  <w:p w:rsidR="00000000" w:rsidDel="00000000" w:rsidP="00000000" w:rsidRDefault="00000000" w:rsidRPr="00000000" w14:paraId="000008C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Screen sharing of the project</w:delText>
        </w:r>
      </w:del>
    </w:ins>
  </w:p>
  <w:p w:rsidR="00000000" w:rsidDel="00000000" w:rsidP="00000000" w:rsidRDefault="00000000" w:rsidRPr="00000000" w14:paraId="000008C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Student's voice-over/explanation</w:delText>
        </w:r>
      </w:del>
    </w:ins>
  </w:p>
  <w:p w:rsidR="00000000" w:rsidDel="00000000" w:rsidP="00000000" w:rsidRDefault="00000000" w:rsidRPr="00000000" w14:paraId="000008C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**Project Name**</w:delText>
        </w:r>
      </w:del>
    </w:ins>
  </w:p>
  <w:p w:rsidR="00000000" w:rsidDel="00000000" w:rsidP="00000000" w:rsidRDefault="00000000" w:rsidRPr="00000000" w14:paraId="000008C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**Purpose of the Project**</w:delText>
        </w:r>
      </w:del>
    </w:ins>
  </w:p>
  <w:p w:rsidR="00000000" w:rsidDel="00000000" w:rsidP="00000000" w:rsidRDefault="00000000" w:rsidRPr="00000000" w14:paraId="000008C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**Use/Benefits of the Project**</w:delText>
        </w:r>
      </w:del>
    </w:ins>
  </w:p>
  <w:p w:rsidR="00000000" w:rsidDel="00000000" w:rsidP="00000000" w:rsidRDefault="00000000" w:rsidRPr="00000000" w14:paraId="000008C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**Project Execution/Working Process**</w:delText>
        </w:r>
      </w:del>
    </w:ins>
  </w:p>
  <w:p w:rsidR="00000000" w:rsidDel="00000000" w:rsidP="00000000" w:rsidRDefault="00000000" w:rsidRPr="00000000" w14:paraId="000008C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**Final Output**</w:delText>
        </w:r>
      </w:del>
    </w:ins>
  </w:p>
  <w:p w:rsidR="00000000" w:rsidDel="00000000" w:rsidP="00000000" w:rsidRDefault="00000000" w:rsidRPr="00000000" w14:paraId="000008C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C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Important Note Regarding SkillWallet &amp; Team Formation</w:delText>
        </w:r>
      </w:del>
    </w:ins>
  </w:p>
  <w:p w:rsidR="00000000" w:rsidDel="00000000" w:rsidP="00000000" w:rsidRDefault="00000000" w:rsidRPr="00000000" w14:paraId="000008C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C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8C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C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Students are instructed to:</w:delText>
        </w:r>
      </w:del>
    </w:ins>
  </w:p>
  <w:p w:rsidR="00000000" w:rsidDel="00000000" w:rsidP="00000000" w:rsidRDefault="00000000" w:rsidRPr="00000000" w14:paraId="000008C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C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1. **Form their teams physically** without waiting for SkillWallet credentials.</w:delText>
        </w:r>
      </w:del>
    </w:ins>
  </w:p>
  <w:p w:rsidR="00000000" w:rsidDel="00000000" w:rsidP="00000000" w:rsidRDefault="00000000" w:rsidRPr="00000000" w14:paraId="000008D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2. Team size should be:</w:delText>
        </w:r>
      </w:del>
    </w:ins>
  </w:p>
  <w:p w:rsidR="00000000" w:rsidDel="00000000" w:rsidP="00000000" w:rsidRDefault="00000000" w:rsidRPr="00000000" w14:paraId="000008D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**Minimum:** 2 members</w:delText>
        </w:r>
      </w:del>
    </w:ins>
  </w:p>
  <w:p w:rsidR="00000000" w:rsidDel="00000000" w:rsidP="00000000" w:rsidRDefault="00000000" w:rsidRPr="00000000" w14:paraId="000008D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**Standard:** 4 members</w:delText>
        </w:r>
      </w:del>
    </w:ins>
  </w:p>
  <w:p w:rsidR="00000000" w:rsidDel="00000000" w:rsidP="00000000" w:rsidRDefault="00000000" w:rsidRPr="00000000" w14:paraId="000008D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**Maximum:** 5 members</w:delText>
        </w:r>
      </w:del>
    </w:ins>
  </w:p>
  <w:p w:rsidR="00000000" w:rsidDel="00000000" w:rsidP="00000000" w:rsidRDefault="00000000" w:rsidRPr="00000000" w14:paraId="000008D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3. Select **one project** from the list of projects attached.</w:delText>
        </w:r>
      </w:del>
    </w:ins>
  </w:p>
  <w:p w:rsidR="00000000" w:rsidDel="00000000" w:rsidP="00000000" w:rsidRDefault="00000000" w:rsidRPr="00000000" w14:paraId="000008D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4. Go through the **Project Document and Reference Video** thoroughly.</w:delText>
        </w:r>
      </w:del>
    </w:ins>
  </w:p>
  <w:p w:rsidR="00000000" w:rsidDel="00000000" w:rsidP="00000000" w:rsidRDefault="00000000" w:rsidRPr="00000000" w14:paraId="000008D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5. Start working on the selected project immediately.</w:delText>
        </w:r>
      </w:del>
    </w:ins>
  </w:p>
  <w:p w:rsidR="00000000" w:rsidDel="00000000" w:rsidP="00000000" w:rsidRDefault="00000000" w:rsidRPr="00000000" w14:paraId="000008D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6. Prepare all project files according to the **8 phases mentioned above**.</w:delText>
        </w:r>
      </w:del>
    </w:ins>
  </w:p>
  <w:p w:rsidR="00000000" w:rsidDel="00000000" w:rsidP="00000000" w:rsidRDefault="00000000" w:rsidRPr="00000000" w14:paraId="000008D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7. Upload the phase-wise project files into the **GitHub repository**.</w:delText>
        </w:r>
      </w:del>
    </w:ins>
  </w:p>
  <w:p w:rsidR="00000000" w:rsidDel="00000000" w:rsidP="00000000" w:rsidRDefault="00000000" w:rsidRPr="00000000" w14:paraId="000008D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8. Prepare and record the **Project Demo Video** as per the instructions above.</w:delText>
        </w:r>
      </w:del>
    </w:ins>
  </w:p>
  <w:p w:rsidR="00000000" w:rsidDel="00000000" w:rsidP="00000000" w:rsidRDefault="00000000" w:rsidRPr="00000000" w14:paraId="000008D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D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Once SkillWallet Credentials Are Received</w:delText>
        </w:r>
      </w:del>
    </w:ins>
  </w:p>
  <w:p w:rsidR="00000000" w:rsidDel="00000000" w:rsidP="00000000" w:rsidRDefault="00000000" w:rsidRPr="00000000" w14:paraId="000008D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D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Once students receive their **SkillWallet credentials**, they should:</w:delText>
        </w:r>
      </w:del>
    </w:ins>
  </w:p>
  <w:p w:rsidR="00000000" w:rsidDel="00000000" w:rsidP="00000000" w:rsidRDefault="00000000" w:rsidRPr="00000000" w14:paraId="000008D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D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Contact their respective faculty member.</w:delText>
        </w:r>
      </w:del>
    </w:ins>
  </w:p>
  <w:p w:rsidR="00000000" w:rsidDel="00000000" w:rsidP="00000000" w:rsidRDefault="00000000" w:rsidRPr="00000000" w14:paraId="000008E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Inform the faculty about:</w:delText>
        </w:r>
      </w:del>
    </w:ins>
  </w:p>
  <w:p w:rsidR="00000000" w:rsidDel="00000000" w:rsidP="00000000" w:rsidRDefault="00000000" w:rsidRPr="00000000" w14:paraId="000008E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E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**The project they are working on**</w:delText>
        </w:r>
      </w:del>
    </w:ins>
  </w:p>
  <w:p w:rsidR="00000000" w:rsidDel="00000000" w:rsidP="00000000" w:rsidRDefault="00000000" w:rsidRPr="00000000" w14:paraId="000008E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**Their team members**</w:delText>
        </w:r>
      </w:del>
    </w:ins>
  </w:p>
  <w:p w:rsidR="00000000" w:rsidDel="00000000" w:rsidP="00000000" w:rsidRDefault="00000000" w:rsidRPr="00000000" w14:paraId="000008E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8E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E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SkillWallet Access Update*</w:delText>
        </w:r>
      </w:del>
    </w:ins>
  </w:p>
  <w:p w:rsidR="00000000" w:rsidDel="00000000" w:rsidP="00000000" w:rsidRDefault="00000000" w:rsidRPr="00000000" w14:paraId="000008E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E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We sincerely apologize for the delay in providing SkillWallet access.</w:delText>
        </w:r>
      </w:del>
    </w:ins>
  </w:p>
  <w:p w:rsidR="00000000" w:rsidDel="00000000" w:rsidP="00000000" w:rsidRDefault="00000000" w:rsidRPr="00000000" w14:paraId="000008E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E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8E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E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8E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E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Thank you for your cooperation and support.</w:delText>
        </w:r>
      </w:del>
    </w:ins>
  </w:p>
  <w:p w:rsidR="00000000" w:rsidDel="00000000" w:rsidP="00000000" w:rsidRDefault="00000000" w:rsidRPr="00000000" w14:paraId="000008E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F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**Regards,**</w:delText>
        </w:r>
      </w:del>
    </w:ins>
  </w:p>
  <w:p w:rsidR="00000000" w:rsidDel="00000000" w:rsidP="00000000" w:rsidRDefault="00000000" w:rsidRPr="00000000" w14:paraId="000008F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**Aparna Nelaturi**</w:delText>
        </w:r>
      </w:del>
    </w:ins>
  </w:p>
  <w:p w:rsidR="00000000" w:rsidDel="00000000" w:rsidP="00000000" w:rsidRDefault="00000000" w:rsidRPr="00000000" w14:paraId="000008F2">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   NFitBuddy – AI Fitness Plan Generator using Gemini Models </w:delText>
        </w:r>
      </w:del>
    </w:ins>
  </w:p>
  <w:p w:rsidR="00000000" w:rsidDel="00000000" w:rsidP="00000000" w:rsidRDefault="00000000" w:rsidRPr="00000000" w14:paraId="000008F3">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F4">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Project Description:</w:delText>
        </w:r>
      </w:del>
    </w:ins>
  </w:p>
  <w:p w:rsidR="00000000" w:rsidDel="00000000" w:rsidP="00000000" w:rsidRDefault="00000000" w:rsidRPr="00000000" w14:paraId="000008F5">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F6">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FitBuddy is a web-based application that uses AI to generate personalized workout plans and nutrition</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ins>
  </w:p>
  <w:p w:rsidR="00000000" w:rsidDel="00000000" w:rsidP="00000000" w:rsidRDefault="00000000" w:rsidRPr="00000000" w14:paraId="000008F7">
    <w:pPr>
      <w:spacing w:after="240" w:before="240" w:line="276" w:lineRule="auto"/>
      <w:rPr>
        <w:ins w:author="Prajan Prajan" w:id="126" w:date="2026-09-23T04:47:34Z"/>
        <w:del w:author="PREMA" w:id="132" w:date="2026-09-24T01:15:25Z"/>
        <w:rFonts w:ascii="Cambria" w:cs="Cambria" w:eastAsia="Cambria" w:hAnsi="Cambria"/>
        <w:b w:val="1"/>
        <w:bCs w:val="1"/>
        <w:sz w:val="24"/>
        <w:szCs w:val="24"/>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ins>
  </w:p>
  <w:p w:rsidR="00000000" w:rsidDel="00000000" w:rsidP="00000000" w:rsidRDefault="00000000" w:rsidRPr="00000000" w14:paraId="000008F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delText>
        </w:r>
      </w:del>
    </w:ins>
  </w:p>
  <w:p w:rsidR="00000000" w:rsidDel="00000000" w:rsidP="00000000" w:rsidRDefault="00000000" w:rsidRPr="00000000" w14:paraId="000008F9">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Scenarios:</w:delText>
        </w:r>
      </w:del>
    </w:ins>
  </w:p>
  <w:p w:rsidR="00000000" w:rsidDel="00000000" w:rsidP="00000000" w:rsidRDefault="00000000" w:rsidRPr="00000000" w14:paraId="000008FA">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FB">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ins>
  </w:p>
  <w:p w:rsidR="00000000" w:rsidDel="00000000" w:rsidP="00000000" w:rsidRDefault="00000000" w:rsidRPr="00000000" w14:paraId="000008FC">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FD">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ins>
  </w:p>
  <w:p w:rsidR="00000000" w:rsidDel="00000000" w:rsidP="00000000" w:rsidRDefault="00000000" w:rsidRPr="00000000" w14:paraId="000008FE">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8FF">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ins>
  </w:p>
  <w:p w:rsidR="00000000" w:rsidDel="00000000" w:rsidP="00000000" w:rsidRDefault="00000000" w:rsidRPr="00000000" w14:paraId="00000900">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01">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ins>
  </w:p>
  <w:p w:rsidR="00000000" w:rsidDel="00000000" w:rsidP="00000000" w:rsidRDefault="00000000" w:rsidRPr="00000000" w14:paraId="00000902">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03">
    <w:pPr>
      <w:pStyle w:val="Heading3"/>
      <w:keepNext w:val="0"/>
      <w:keepLines w:val="0"/>
      <w:spacing w:before="280" w:lin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6mzio2ush1bd" w:id="7"/>
        <w:bookmarkEnd w:id="7"/>
        <w:r w:rsidDel="00000000" w:rsidR="00000000" w:rsidRPr="00000000">
          <w:rPr>
            <w:rFonts w:ascii="Cambria" w:cs="Cambria" w:eastAsia="Cambria" w:hAnsi="Cambria"/>
            <w:b w:val="1"/>
            <w:bCs w:val="1"/>
            <w:color w:val="000000"/>
            <w:sz w:val="24"/>
            <w:szCs w:val="24"/>
            <w:u w:val="single"/>
            <w:rtl w:val="0"/>
            <w:rPrChange w:author="Prajan Prajan" w:id="138" w:date="2026-09-23T04:47:34Z">
              <w:rPr/>
            </w:rPrChange>
          </w:rPr>
          <w:delText xml:space="preserve">f</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Technical Architecture:</w:delText>
        </w:r>
      </w:del>
    </w:ins>
  </w:p>
  <w:p w:rsidR="00000000" w:rsidDel="00000000" w:rsidP="00000000" w:rsidRDefault="00000000" w:rsidRPr="00000000" w14:paraId="00000904">
    <w:pPr>
      <w:jc w:val="cente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u w:val="single"/>
            <w:rtl w:val="0"/>
            <w:rPrChange w:author="Prajan Prajan" w:id="138" w:date="2026-09-23T04:47:34Z">
              <w:rPr/>
            </w:rPrChange>
          </w:rPr>
          <w:delText xml:space="preserve">–</w:delText>
        </w:r>
        <w:r w:rsidDel="00000000" w:rsidR="00000000" w:rsidRPr="00000000">
          <w:rPr>
            <w:rFonts w:ascii="Cambria" w:cs="Cambria" w:eastAsia="Cambria" w:hAnsi="Cambria"/>
            <w:b w:val="1"/>
            <w:bCs w:val="1"/>
            <w:u w:val="single"/>
            <w:rPrChange w:author="Prajan Prajan" w:id="138" w:date="2026-09-23T04:47:34Z">
              <w:rPr/>
            </w:rPrChange>
          </w:rPr>
          <w:drawing>
            <wp:inline distB="114300" distT="114300" distL="114300" distR="114300">
              <wp:extent cx="3752850" cy="5619750"/>
              <wp:effectExtent b="0" l="0" r="0" t="0"/>
              <wp:docPr id="20" name="image15.png"/>
              <a:graphic>
                <a:graphicData uri="http://schemas.openxmlformats.org/drawingml/2006/picture">
                  <pic:pic>
                    <pic:nvPicPr>
                      <pic:cNvPr id="0" name="image15.png"/>
                      <pic:cNvPicPr preferRelativeResize="0"/>
                    </pic:nvPicPr>
                    <pic:blipFill>
                      <a:blip r:embed="rId4"/>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05">
    <w:pPr>
      <w:jc w:val="cente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06">
    <w:pPr>
      <w:jc w:val="cente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07">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08">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Pre - requisites:</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09">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FastAPI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0A">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Goo by gle Generative AI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0B">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W3Schools HTML/CSS/Jinja2 Tutorials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0C">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Python Official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0D">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Git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0E">
    <w:pPr>
      <w:numPr>
        <w:ilvl w:val="0"/>
        <w:numId w:val="15"/>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SQLAlchemy and SQLite Basics: :  SQLAlchemy Docs</w:delText>
        </w:r>
      </w:del>
    </w:ins>
  </w:p>
  <w:p w:rsidR="00000000" w:rsidDel="00000000" w:rsidP="00000000" w:rsidRDefault="00000000" w:rsidRPr="00000000" w14:paraId="0000090F">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Virtualenv Guide</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10">
    <w:pPr>
      <w:numPr>
        <w:ilvl w:val="0"/>
        <w:numId w:val="15"/>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Uvicorn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1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Project Workflow:</w:delText>
        </w:r>
      </w:del>
    </w:ins>
  </w:p>
  <w:p w:rsidR="00000000" w:rsidDel="00000000" w:rsidP="00000000" w:rsidRDefault="00000000" w:rsidRPr="00000000" w14:paraId="0000091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1. Model selection and Architecture</w:delText>
        </w:r>
      </w:del>
    </w:ins>
  </w:p>
  <w:p w:rsidR="00000000" w:rsidDel="00000000" w:rsidP="00000000" w:rsidRDefault="00000000" w:rsidRPr="00000000" w14:paraId="00000913">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1.1. Research and Select the Appropriate Generative AI Model</w:delText>
        </w:r>
      </w:del>
    </w:ins>
  </w:p>
  <w:p w:rsidR="00000000" w:rsidDel="00000000" w:rsidP="00000000" w:rsidRDefault="00000000" w:rsidRPr="00000000" w14:paraId="00000914">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1.2. Define the architecture of the application</w:delText>
        </w:r>
      </w:del>
    </w:ins>
  </w:p>
  <w:p w:rsidR="00000000" w:rsidDel="00000000" w:rsidP="00000000" w:rsidRDefault="00000000" w:rsidRPr="00000000" w14:paraId="00000915">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1.3. Set up the development Environment</w:delText>
        </w:r>
      </w:del>
    </w:ins>
  </w:p>
  <w:p w:rsidR="00000000" w:rsidDel="00000000" w:rsidP="00000000" w:rsidRDefault="00000000" w:rsidRPr="00000000" w14:paraId="00000916">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2. Core functionalities Development</w:delText>
        </w:r>
      </w:del>
    </w:ins>
  </w:p>
  <w:p w:rsidR="00000000" w:rsidDel="00000000" w:rsidP="00000000" w:rsidRDefault="00000000" w:rsidRPr="00000000" w14:paraId="00000917">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2.1. Develop the core functionalities</w:delText>
        </w:r>
      </w:del>
    </w:ins>
  </w:p>
  <w:p w:rsidR="00000000" w:rsidDel="00000000" w:rsidP="00000000" w:rsidRDefault="00000000" w:rsidRPr="00000000" w14:paraId="00000918">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2.2. Implement the FastAPI Backend to Manage Routing and User Input Processing</w:delText>
        </w:r>
      </w:del>
    </w:ins>
  </w:p>
  <w:p w:rsidR="00000000" w:rsidDel="00000000" w:rsidP="00000000" w:rsidRDefault="00000000" w:rsidRPr="00000000" w14:paraId="00000919">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3. route.py Development</w:delText>
        </w:r>
      </w:del>
    </w:ins>
  </w:p>
  <w:p w:rsidR="00000000" w:rsidDel="00000000" w:rsidP="00000000" w:rsidRDefault="00000000" w:rsidRPr="00000000" w14:paraId="0000091A">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3.1. Writing the Main Application Logic in routes.py</w:delText>
        </w:r>
      </w:del>
    </w:ins>
  </w:p>
  <w:p w:rsidR="00000000" w:rsidDel="00000000" w:rsidP="00000000" w:rsidRDefault="00000000" w:rsidRPr="00000000" w14:paraId="0000091B">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4. Frontend Development</w:delText>
        </w:r>
      </w:del>
    </w:ins>
  </w:p>
  <w:p w:rsidR="00000000" w:rsidDel="00000000" w:rsidP="00000000" w:rsidRDefault="00000000" w:rsidRPr="00000000" w14:paraId="0000091C">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4.1. Designing and Developing User Interface</w:delText>
        </w:r>
      </w:del>
    </w:ins>
  </w:p>
  <w:p w:rsidR="00000000" w:rsidDel="00000000" w:rsidP="00000000" w:rsidRDefault="00000000" w:rsidRPr="00000000" w14:paraId="0000091D">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4.2. Creating Dynamic Templates with FastAPI’s Jinja2 </w:delText>
        </w:r>
      </w:del>
    </w:ins>
  </w:p>
  <w:p w:rsidR="00000000" w:rsidDel="00000000" w:rsidP="00000000" w:rsidRDefault="00000000" w:rsidRPr="00000000" w14:paraId="0000091E">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5. Deployment </w:delText>
        </w:r>
      </w:del>
    </w:ins>
  </w:p>
  <w:p w:rsidR="00000000" w:rsidDel="00000000" w:rsidP="00000000" w:rsidRDefault="00000000" w:rsidRPr="00000000" w14:paraId="0000091F">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5.1. Preparing the Application for Local Deployment</w:delText>
        </w:r>
      </w:del>
    </w:ins>
  </w:p>
  <w:p w:rsidR="00000000" w:rsidDel="00000000" w:rsidP="00000000" w:rsidRDefault="00000000" w:rsidRPr="00000000" w14:paraId="00000920">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Activity 5.2. Testing and Verifying Local Deployment</w:delText>
        </w:r>
      </w:del>
    </w:ins>
  </w:p>
  <w:p w:rsidR="00000000" w:rsidDel="00000000" w:rsidP="00000000" w:rsidRDefault="00000000" w:rsidRPr="00000000" w14:paraId="0000092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2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23">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1. Model selection and Architecture</w:delText>
        </w:r>
      </w:del>
    </w:ins>
  </w:p>
  <w:p w:rsidR="00000000" w:rsidDel="00000000" w:rsidP="00000000" w:rsidRDefault="00000000" w:rsidRPr="00000000" w14:paraId="00000924">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ins>
  </w:p>
  <w:p w:rsidR="00000000" w:rsidDel="00000000" w:rsidP="00000000" w:rsidRDefault="00000000" w:rsidRPr="00000000" w14:paraId="00000925">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1.1: Research and Select the Appropriate Generative AI Model</w:delText>
        </w:r>
      </w:del>
    </w:ins>
  </w:p>
  <w:p w:rsidR="00000000" w:rsidDel="00000000" w:rsidP="00000000" w:rsidRDefault="00000000" w:rsidRPr="00000000" w14:paraId="00000926">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lbd537y3sz7b" w:id="8"/>
        <w:bookmarkEnd w:id="8"/>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Understand the Project Require</w:delText>
        </w:r>
      </w:del>
    </w:ins>
  </w:p>
  <w:p w:rsidR="00000000" w:rsidDel="00000000" w:rsidP="00000000" w:rsidRDefault="00000000" w:rsidRPr="00000000" w14:paraId="00000927">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8y44kjshwkn" w:id="65"/>
        <w:bookmarkEnd w:id="65"/>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ments</w:delText>
        </w:r>
      </w:del>
    </w:ins>
  </w:p>
  <w:p w:rsidR="00000000" w:rsidDel="00000000" w:rsidP="00000000" w:rsidRDefault="00000000" w:rsidRPr="00000000" w14:paraId="00000928">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FitBuddy’s AI model needed to:</w:delText>
        </w:r>
      </w:del>
    </w:ins>
  </w:p>
  <w:p w:rsidR="00000000" w:rsidDel="00000000" w:rsidP="00000000" w:rsidRDefault="00000000" w:rsidRPr="00000000" w14:paraId="00000929">
    <w:pPr>
      <w:numPr>
        <w:ilvl w:val="0"/>
        <w:numId w:val="14"/>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 structured 7-day workout plans</w:delText>
        </w:r>
      </w:del>
    </w:ins>
  </w:p>
  <w:p w:rsidR="00000000" w:rsidDel="00000000" w:rsidP="00000000" w:rsidRDefault="00000000" w:rsidRPr="00000000" w14:paraId="0000092A">
    <w:pPr>
      <w:numPr>
        <w:ilvl w:val="0"/>
        <w:numId w:val="14"/>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Provide concise and actionable nutrition tips</w:delText>
        </w:r>
      </w:del>
    </w:ins>
  </w:p>
  <w:p w:rsidR="00000000" w:rsidDel="00000000" w:rsidP="00000000" w:rsidRDefault="00000000" w:rsidRPr="00000000" w14:paraId="0000092B">
    <w:pPr>
      <w:numPr>
        <w:ilvl w:val="0"/>
        <w:numId w:val="14"/>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Update workout plans based on user feedback</w:delText>
        </w:r>
      </w:del>
    </w:ins>
  </w:p>
  <w:p w:rsidR="00000000" w:rsidDel="00000000" w:rsidP="00000000" w:rsidRDefault="00000000" w:rsidRPr="00000000" w14:paraId="0000092C">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Perform well in real-time, web-based interaction</w:delText>
        </w:r>
      </w:del>
    </w:ins>
  </w:p>
  <w:p w:rsidR="00000000" w:rsidDel="00000000" w:rsidP="00000000" w:rsidRDefault="00000000" w:rsidRPr="00000000" w14:paraId="0000092D">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Model Evaluation</w:delText>
        </w:r>
      </w:del>
    </w:ins>
  </w:p>
  <w:p w:rsidR="00000000" w:rsidDel="00000000" w:rsidP="00000000" w:rsidRDefault="00000000" w:rsidRPr="00000000" w14:paraId="0000092E">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We initially experimented with several Hugging Face models:</w:delText>
        </w:r>
      </w:del>
    </w:ins>
  </w:p>
  <w:p w:rsidR="00000000" w:rsidDel="00000000" w:rsidP="00000000" w:rsidRDefault="00000000" w:rsidRPr="00000000" w14:paraId="0000092F">
    <w:pPr>
      <w:numPr>
        <w:ilvl w:val="0"/>
        <w:numId w:val="35"/>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T5 &amp; BART – For text generation (workout/nutrition)</w:delText>
        </w:r>
      </w:del>
    </w:ins>
  </w:p>
  <w:p w:rsidR="00000000" w:rsidDel="00000000" w:rsidP="00000000" w:rsidRDefault="00000000" w:rsidRPr="00000000" w14:paraId="00000930">
    <w:pPr>
      <w:numPr>
        <w:ilvl w:val="0"/>
        <w:numId w:val="35"/>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DistilBERT – For potential intent classification</w:delText>
        </w:r>
      </w:del>
    </w:ins>
  </w:p>
  <w:p w:rsidR="00000000" w:rsidDel="00000000" w:rsidP="00000000" w:rsidRDefault="00000000" w:rsidRPr="00000000" w14:paraId="00000931">
    <w:pPr>
      <w:numPr>
        <w:ilvl w:val="0"/>
        <w:numId w:val="35"/>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Bloom – For general purpose generation</w:delText>
        </w:r>
      </w:del>
    </w:ins>
  </w:p>
  <w:p w:rsidR="00000000" w:rsidDel="00000000" w:rsidP="00000000" w:rsidRDefault="00000000" w:rsidRPr="00000000" w14:paraId="00000932">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While these models showed promise in basic text generation, they had notable limitations.</w:delText>
        </w:r>
      </w:del>
    </w:ins>
  </w:p>
  <w:p w:rsidR="00000000" w:rsidDel="00000000" w:rsidP="00000000" w:rsidRDefault="00000000" w:rsidRPr="00000000" w14:paraId="00000933">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These models required:</w:delText>
        </w:r>
      </w:del>
    </w:ins>
  </w:p>
  <w:p w:rsidR="00000000" w:rsidDel="00000000" w:rsidP="00000000" w:rsidRDefault="00000000" w:rsidRPr="00000000" w14:paraId="00000934">
    <w:pPr>
      <w:numPr>
        <w:ilvl w:val="0"/>
        <w:numId w:val="32"/>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Hosting with Hugging Face or local GPU setup</w:delText>
        </w:r>
      </w:del>
    </w:ins>
  </w:p>
  <w:p w:rsidR="00000000" w:rsidDel="00000000" w:rsidP="00000000" w:rsidRDefault="00000000" w:rsidRPr="00000000" w14:paraId="00000935">
    <w:pPr>
      <w:numPr>
        <w:ilvl w:val="0"/>
        <w:numId w:val="32"/>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Fine-tuning or complex prompting to achieve structured plans</w:delText>
        </w:r>
      </w:del>
    </w:ins>
  </w:p>
  <w:p w:rsidR="00000000" w:rsidDel="00000000" w:rsidP="00000000" w:rsidRDefault="00000000" w:rsidRPr="00000000" w14:paraId="00000936">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Final Model Selection</w:delText>
        </w:r>
      </w:del>
    </w:ins>
  </w:p>
  <w:p w:rsidR="00000000" w:rsidDel="00000000" w:rsidP="00000000" w:rsidRDefault="00000000" w:rsidRPr="00000000" w14:paraId="00000937">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After comparative testing, we selected Google Gemini models for production:</w:delText>
        </w:r>
      </w:del>
    </w:ins>
  </w:p>
  <w:p w:rsidR="00000000" w:rsidDel="00000000" w:rsidP="00000000" w:rsidRDefault="00000000" w:rsidRPr="00000000" w14:paraId="00000938">
    <w:pPr>
      <w:numPr>
        <w:ilvl w:val="0"/>
        <w:numId w:val="12"/>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ins>
  </w:p>
  <w:p w:rsidR="00000000" w:rsidDel="00000000" w:rsidP="00000000" w:rsidRDefault="00000000" w:rsidRPr="00000000" w14:paraId="00000939">
    <w:pPr>
      <w:numPr>
        <w:ilvl w:val="0"/>
        <w:numId w:val="12"/>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ins>
  </w:p>
  <w:p w:rsidR="00000000" w:rsidDel="00000000" w:rsidP="00000000" w:rsidRDefault="00000000" w:rsidRPr="00000000" w14:paraId="0000093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Reasons for Choosing Gemini:</w:delText>
        </w:r>
      </w:del>
    </w:ins>
  </w:p>
  <w:p w:rsidR="00000000" w:rsidDel="00000000" w:rsidP="00000000" w:rsidRDefault="00000000" w:rsidRPr="00000000" w14:paraId="0000093B">
    <w:pPr>
      <w:numPr>
        <w:ilvl w:val="0"/>
        <w:numId w:val="16"/>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API-based, easy to integrate with FastAPI</w:delText>
        </w:r>
      </w:del>
    </w:ins>
  </w:p>
  <w:p w:rsidR="00000000" w:rsidDel="00000000" w:rsidP="00000000" w:rsidRDefault="00000000" w:rsidRPr="00000000" w14:paraId="0000093C">
    <w:pPr>
      <w:numPr>
        <w:ilvl w:val="0"/>
        <w:numId w:val="16"/>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Naturally understands structured formatting (days, sections)</w:delText>
        </w:r>
      </w:del>
    </w:ins>
  </w:p>
  <w:p w:rsidR="00000000" w:rsidDel="00000000" w:rsidP="00000000" w:rsidRDefault="00000000" w:rsidRPr="00000000" w14:paraId="0000093D">
    <w:pPr>
      <w:numPr>
        <w:ilvl w:val="0"/>
        <w:numId w:val="16"/>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High accuracy with minimal prompt tuning</w:delText>
        </w:r>
      </w:del>
    </w:ins>
  </w:p>
  <w:p w:rsidR="00000000" w:rsidDel="00000000" w:rsidP="00000000" w:rsidRDefault="00000000" w:rsidRPr="00000000" w14:paraId="0000093E">
    <w:pPr>
      <w:numPr>
        <w:ilvl w:val="0"/>
        <w:numId w:val="16"/>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Scalable and fast for feedback-based revisions</w:delText>
        </w:r>
      </w:del>
    </w:ins>
  </w:p>
  <w:p w:rsidR="00000000" w:rsidDel="00000000" w:rsidP="00000000" w:rsidRDefault="00000000" w:rsidRPr="00000000" w14:paraId="0000093F">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40">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1.2.Define the architecture of the application</w:delText>
        </w:r>
      </w:del>
    </w:ins>
  </w:p>
  <w:p w:rsidR="00000000" w:rsidDel="00000000" w:rsidP="00000000" w:rsidRDefault="00000000" w:rsidRPr="00000000" w14:paraId="00000941">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nglf1hhz9itk" w:id="9"/>
        <w:bookmarkEnd w:id="9"/>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Architecture Overview: FitBuddy follows a modular FastAPI-based architecture-</w:delText>
        </w:r>
      </w:del>
    </w:ins>
  </w:p>
  <w:p w:rsidR="00000000" w:rsidDel="00000000" w:rsidP="00000000" w:rsidRDefault="00000000" w:rsidRPr="00000000" w14:paraId="00000942">
    <w:pPr>
      <w:numPr>
        <w:ilvl w:val="0"/>
        <w:numId w:val="8"/>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Frontend: HTML + Jinja2 templates for user input and display</w:delText>
        </w:r>
      </w:del>
    </w:ins>
  </w:p>
  <w:p w:rsidR="00000000" w:rsidDel="00000000" w:rsidP="00000000" w:rsidRDefault="00000000" w:rsidRPr="00000000" w14:paraId="00000943">
    <w:pPr>
      <w:numPr>
        <w:ilvl w:val="0"/>
        <w:numId w:val="8"/>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Backend: FastAPI for route handling and logic</w:delText>
        </w:r>
      </w:del>
    </w:ins>
  </w:p>
  <w:p w:rsidR="00000000" w:rsidDel="00000000" w:rsidP="00000000" w:rsidRDefault="00000000" w:rsidRPr="00000000" w14:paraId="00000944">
    <w:pPr>
      <w:numPr>
        <w:ilvl w:val="0"/>
        <w:numId w:val="8"/>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AI Layer: Google Gemini APIs (Pro &amp; Flash)</w:delText>
        </w:r>
      </w:del>
    </w:ins>
  </w:p>
  <w:p w:rsidR="00000000" w:rsidDel="00000000" w:rsidP="00000000" w:rsidRDefault="00000000" w:rsidRPr="00000000" w14:paraId="00000945">
    <w:pPr>
      <w:numPr>
        <w:ilvl w:val="0"/>
        <w:numId w:val="8"/>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Database: SQLite with SQLAlchemy for persistence</w:delText>
        </w:r>
      </w:del>
    </w:ins>
  </w:p>
  <w:p w:rsidR="00000000" w:rsidDel="00000000" w:rsidP="00000000" w:rsidRDefault="00000000" w:rsidRPr="00000000" w14:paraId="00000946">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2lprh0jwbfzp" w:id="10"/>
        <w:bookmarkEnd w:id="10"/>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Frontend Responsibilities: Users interact via-</w:delText>
        </w:r>
      </w:del>
    </w:ins>
  </w:p>
  <w:p w:rsidR="00000000" w:rsidDel="00000000" w:rsidP="00000000" w:rsidRDefault="00000000" w:rsidRPr="00000000" w14:paraId="00000947">
    <w:pPr>
      <w:numPr>
        <w:ilvl w:val="0"/>
        <w:numId w:val="10"/>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index.html – Input form</w:delText>
        </w:r>
      </w:del>
    </w:ins>
  </w:p>
  <w:p w:rsidR="00000000" w:rsidDel="00000000" w:rsidP="00000000" w:rsidRDefault="00000000" w:rsidRPr="00000000" w14:paraId="00000948">
    <w:pPr>
      <w:numPr>
        <w:ilvl w:val="0"/>
        <w:numId w:val="10"/>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result.html – Plan, tip, feedback</w:delText>
        </w:r>
      </w:del>
    </w:ins>
  </w:p>
  <w:p w:rsidR="00000000" w:rsidDel="00000000" w:rsidP="00000000" w:rsidRDefault="00000000" w:rsidRPr="00000000" w14:paraId="00000949">
    <w:pPr>
      <w:numPr>
        <w:ilvl w:val="0"/>
        <w:numId w:val="10"/>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all_users.html – Admin panel</w:delText>
        </w:r>
      </w:del>
    </w:ins>
  </w:p>
  <w:p w:rsidR="00000000" w:rsidDel="00000000" w:rsidP="00000000" w:rsidRDefault="00000000" w:rsidRPr="00000000" w14:paraId="0000094A">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5ctkjgrlo2x0" w:id="11"/>
        <w:bookmarkEnd w:id="11"/>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Backend Responsibilities:</w:delText>
        </w:r>
      </w:del>
    </w:ins>
  </w:p>
  <w:p w:rsidR="00000000" w:rsidDel="00000000" w:rsidP="00000000" w:rsidRDefault="00000000" w:rsidRPr="00000000" w14:paraId="0000094B">
    <w:pPr>
      <w:numPr>
        <w:ilvl w:val="0"/>
        <w:numId w:val="29"/>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Receives form data</w:delText>
        </w:r>
      </w:del>
    </w:ins>
  </w:p>
  <w:p w:rsidR="00000000" w:rsidDel="00000000" w:rsidP="00000000" w:rsidRDefault="00000000" w:rsidRPr="00000000" w14:paraId="0000094C">
    <w:pPr>
      <w:numPr>
        <w:ilvl w:val="0"/>
        <w:numId w:val="29"/>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Calls Gemini models</w:delText>
        </w:r>
      </w:del>
    </w:ins>
  </w:p>
  <w:p w:rsidR="00000000" w:rsidDel="00000000" w:rsidP="00000000" w:rsidRDefault="00000000" w:rsidRPr="00000000" w14:paraId="0000094D">
    <w:pPr>
      <w:numPr>
        <w:ilvl w:val="0"/>
        <w:numId w:val="29"/>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Stores user info and plans</w:delText>
        </w:r>
      </w:del>
    </w:ins>
  </w:p>
  <w:p w:rsidR="00000000" w:rsidDel="00000000" w:rsidP="00000000" w:rsidRDefault="00000000" w:rsidRPr="00000000" w14:paraId="0000094E">
    <w:pPr>
      <w:numPr>
        <w:ilvl w:val="0"/>
        <w:numId w:val="29"/>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Renders dynamic templates</w:delText>
        </w:r>
      </w:del>
    </w:ins>
  </w:p>
  <w:p w:rsidR="00000000" w:rsidDel="00000000" w:rsidP="00000000" w:rsidRDefault="00000000" w:rsidRPr="00000000" w14:paraId="0000094F">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fc3rb4hi67ol" w:id="12"/>
        <w:bookmarkEnd w:id="12"/>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AI Integration Points:</w:delText>
        </w:r>
      </w:del>
    </w:ins>
  </w:p>
  <w:p w:rsidR="00000000" w:rsidDel="00000000" w:rsidP="00000000" w:rsidRDefault="00000000" w:rsidRPr="00000000" w14:paraId="00000950">
    <w:pPr>
      <w:numPr>
        <w:ilvl w:val="0"/>
        <w:numId w:val="25"/>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generation &amp; feedback updates → Gemini Pro</w:delText>
        </w:r>
      </w:del>
    </w:ins>
  </w:p>
  <w:p w:rsidR="00000000" w:rsidDel="00000000" w:rsidP="00000000" w:rsidRDefault="00000000" w:rsidRPr="00000000" w14:paraId="00000951">
    <w:pPr>
      <w:numPr>
        <w:ilvl w:val="0"/>
        <w:numId w:val="25"/>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tips → Gemini Flash</w:delText>
        </w:r>
      </w:del>
    </w:ins>
  </w:p>
  <w:p w:rsidR="00000000" w:rsidDel="00000000" w:rsidP="00000000" w:rsidRDefault="00000000" w:rsidRPr="00000000" w14:paraId="00000952">
    <w:pPr>
      <w:spacing w:after="240" w:before="240" w:lineRule="auto"/>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3">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1.3 Set up the development Environment:</w:delText>
        </w:r>
      </w:del>
    </w:ins>
  </w:p>
  <w:p w:rsidR="00000000" w:rsidDel="00000000" w:rsidP="00000000" w:rsidRDefault="00000000" w:rsidRPr="00000000" w14:paraId="00000954">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Install Python &amp; Pip: Ensure Python  and pip are installed.</w:delText>
        </w:r>
      </w:del>
    </w:ins>
  </w:p>
  <w:p w:rsidR="00000000" w:rsidDel="00000000" w:rsidP="00000000" w:rsidRDefault="00000000" w:rsidRPr="00000000" w14:paraId="00000955">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Create Virtual Environment:</w:delText>
          <w:br w:type="textWrapping"/>
          <w:delText xml:space="preserve"> python -m venv fitbuddy-env</w:delText>
          <w:br w:type="textWrapping"/>
          <w:delText xml:space="preserve"> fitbuddy-env\Scripts\activate (Windows)</w:delText>
        </w:r>
      </w:del>
    </w:ins>
  </w:p>
  <w:p w:rsidR="00000000" w:rsidDel="00000000" w:rsidP="00000000" w:rsidRDefault="00000000" w:rsidRPr="00000000" w14:paraId="00000956">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Install Required Libraries:</w:delText>
          <w:br w:type="textWrapping"/>
          <w:delText xml:space="preserve"> pip install fastapi uvicorn jinja2 sqlalchemy python-multipart google-generativeai</w:delText>
        </w:r>
      </w:del>
    </w:ins>
  </w:p>
  <w:p w:rsidR="00000000" w:rsidDel="00000000" w:rsidP="00000000" w:rsidRDefault="00000000" w:rsidRPr="00000000" w14:paraId="00000957">
    <w:pPr>
      <w:spacing w:after="240" w:before="240" w:lineRule="auto"/>
      <w:rPr>
        <w:ins w:author="Prajan Prajan" w:id="126" w:date="2026-09-23T04:47:34Z"/>
        <w:del w:author="PREMA" w:id="132" w:date="2026-09-24T01:15:25Z"/>
        <w:rFonts w:ascii="Cambria" w:cs="Cambria" w:eastAsia="Cambria" w:hAnsi="Cambria"/>
        <w:b w:val="1"/>
        <w:bCs w:val="1"/>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Run Server:</w:delText>
          <w:br w:type="textWrapping"/>
          <w:delText xml:space="preserve"> </w:delText>
        </w:r>
        <w:r w:rsidDel="00000000" w:rsidR="00000000" w:rsidRPr="00000000">
          <w:rPr>
            <w:rtl w:val="0"/>
          </w:rPr>
        </w:r>
      </w:del>
    </w:ins>
  </w:p>
  <w:p w:rsidR="00000000" w:rsidDel="00000000" w:rsidP="00000000" w:rsidRDefault="00000000" w:rsidRPr="00000000" w14:paraId="00000958">
    <w:pPr>
      <w:spacing w:after="240" w:before="240" w:lineRule="auto"/>
      <w:rPr>
        <w:ins w:author="Prajan Prajan" w:id="126" w:date="2026-09-23T04:47:34Z"/>
        <w:del w:author="PREMA" w:id="132" w:date="2026-09-24T01:15:25Z"/>
        <w:rFonts w:ascii="Cambria" w:cs="Cambria" w:eastAsia="Cambria" w:hAnsi="Cambria"/>
        <w:b w:val="1"/>
        <w:bCs w:val="1"/>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9">
    <w:pPr>
      <w:spacing w:after="240" w:before="240" w:lineRule="auto"/>
      <w:rPr>
        <w:ins w:author="Prajan Prajan" w:id="126" w:date="2026-09-23T04:47:34Z"/>
        <w:del w:author="PREMA" w:id="132" w:date="2026-09-24T01:15:25Z"/>
        <w:rFonts w:ascii="Cambria" w:cs="Cambria" w:eastAsia="Cambria" w:hAnsi="Cambria"/>
        <w:b w:val="1"/>
        <w:bCs w:val="1"/>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uvicorn app.main:app --reload</w:delText>
          <w:br w:type="textWrapping"/>
          <w:delText xml:space="preserve">Visit http://127.0.0.1:8000 for the app and /docs for API testing.</w:delText>
        </w:r>
      </w:del>
    </w:ins>
  </w:p>
  <w:p w:rsidR="00000000" w:rsidDel="00000000" w:rsidP="00000000" w:rsidRDefault="00000000" w:rsidRPr="00000000" w14:paraId="0000095B">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C">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D">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E">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5F">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0">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1">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2">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3">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Set Up Project Structure:</w:delText>
          <w:br w:type="textWrapping"/>
          <w:delText xml:space="preserve">Create folders: /app (Python files), /templates (HTML), /static/images (assets)</w:delText>
        </w:r>
      </w:del>
    </w:ins>
  </w:p>
  <w:p w:rsidR="00000000" w:rsidDel="00000000" w:rsidP="00000000" w:rsidRDefault="00000000" w:rsidRPr="00000000" w14:paraId="00000964">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4152900"/>
              <wp:effectExtent b="0" l="0" r="0" t="0"/>
              <wp:docPr id="27" name="image14.png"/>
              <a:graphic>
                <a:graphicData uri="http://schemas.openxmlformats.org/drawingml/2006/picture">
                  <pic:pic>
                    <pic:nvPicPr>
                      <pic:cNvPr id="0" name="image14.png"/>
                      <pic:cNvPicPr preferRelativeResize="0"/>
                    </pic:nvPicPr>
                    <pic:blipFill>
                      <a:blip r:embed="rId5"/>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138" w:date="2026-09-23T04:47:34Z">
              <w:rPr/>
            </w:rPrChange>
          </w:rPr>
          <w:br w:type="textWrapping"/>
        </w:r>
      </w:del>
    </w:ins>
  </w:p>
  <w:p w:rsidR="00000000" w:rsidDel="00000000" w:rsidP="00000000" w:rsidRDefault="00000000" w:rsidRPr="00000000" w14:paraId="00000965">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6">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7">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8">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9">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6B">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2. Core functionalities Development</w:delText>
        </w:r>
      </w:del>
    </w:ins>
  </w:p>
  <w:p w:rsidR="00000000" w:rsidDel="00000000" w:rsidP="00000000" w:rsidRDefault="00000000" w:rsidRPr="00000000" w14:paraId="0000096C">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2.1 Develop the core functionalities:</w:delText>
        </w:r>
      </w:del>
    </w:ins>
  </w:p>
  <w:p w:rsidR="00000000" w:rsidDel="00000000" w:rsidP="00000000" w:rsidRDefault="00000000" w:rsidRPr="00000000" w14:paraId="0000096D">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k4uxfzvn19nz" w:id="13"/>
        <w:bookmarkEnd w:id="13"/>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 Generation</w:delText>
        </w:r>
      </w:del>
    </w:ins>
  </w:p>
  <w:p w:rsidR="00000000" w:rsidDel="00000000" w:rsidP="00000000" w:rsidRDefault="00000000" w:rsidRPr="00000000" w14:paraId="0000096E">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 generate_workout_gemini()</w:delText>
          <w:br w:type="textWrapping"/>
          <w:delText xml:space="preserve">File: gemini_generator.py</w:delText>
        </w:r>
      </w:del>
    </w:ins>
  </w:p>
  <w:p w:rsidR="00000000" w:rsidDel="00000000" w:rsidP="00000000" w:rsidRDefault="00000000" w:rsidRPr="00000000" w14:paraId="0000096F">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ins>
  </w:p>
  <w:p w:rsidR="00000000" w:rsidDel="00000000" w:rsidP="00000000" w:rsidRDefault="00000000" w:rsidRPr="00000000" w14:paraId="00000970">
    <w:pPr>
      <w:numPr>
        <w:ilvl w:val="0"/>
        <w:numId w:val="5"/>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Warm-up (5–10 mins)</w:delText>
        </w:r>
      </w:del>
    </w:ins>
  </w:p>
  <w:p w:rsidR="00000000" w:rsidDel="00000000" w:rsidP="00000000" w:rsidRDefault="00000000" w:rsidRPr="00000000" w14:paraId="00000971">
    <w:pPr>
      <w:numPr>
        <w:ilvl w:val="0"/>
        <w:numId w:val="5"/>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Main workout (exercise details, sets, reps)</w:delText>
        </w:r>
      </w:del>
    </w:ins>
  </w:p>
  <w:p w:rsidR="00000000" w:rsidDel="00000000" w:rsidP="00000000" w:rsidRDefault="00000000" w:rsidRPr="00000000" w14:paraId="00000972">
    <w:pPr>
      <w:numPr>
        <w:ilvl w:val="0"/>
        <w:numId w:val="5"/>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Cooldown or recovery tip</w:delText>
        </w:r>
      </w:del>
    </w:ins>
  </w:p>
  <w:p w:rsidR="00000000" w:rsidDel="00000000" w:rsidP="00000000" w:rsidRDefault="00000000" w:rsidRPr="00000000" w14:paraId="00000973">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output is returned to routes.py and rendered on the result.html page using &lt;pre&gt; blocks for formatting.</w:delText>
        </w:r>
      </w:del>
    </w:ins>
  </w:p>
  <w:p w:rsidR="00000000" w:rsidDel="00000000" w:rsidP="00000000" w:rsidRDefault="00000000" w:rsidRPr="00000000" w14:paraId="00000974">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108200"/>
              <wp:effectExtent b="0" l="0" r="0" t="0"/>
              <wp:docPr id="5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305350" cy="21082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75">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ezwx1pf7w9b0" w:id="14"/>
        <w:bookmarkEnd w:id="14"/>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 Generation</w:delText>
        </w:r>
      </w:del>
    </w:ins>
  </w:p>
  <w:p w:rsidR="00000000" w:rsidDel="00000000" w:rsidP="00000000" w:rsidRDefault="00000000" w:rsidRPr="00000000" w14:paraId="00000976">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 generate_nutrition_tip_with_flash()</w:delText>
          <w:br w:type="textWrapping"/>
          <w:delText xml:space="preserve">File: gemini_flash_generator.py</w:delText>
        </w:r>
      </w:del>
    </w:ins>
  </w:p>
  <w:p w:rsidR="00000000" w:rsidDel="00000000" w:rsidP="00000000" w:rsidRDefault="00000000" w:rsidRPr="00000000" w14:paraId="00000977">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delText>
        </w:r>
      </w:del>
    </w:ins>
  </w:p>
  <w:p w:rsidR="00000000" w:rsidDel="00000000" w:rsidP="00000000" w:rsidRDefault="00000000" w:rsidRPr="00000000" w14:paraId="00000978">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890963" cy="2270414"/>
              <wp:effectExtent b="0" l="0" r="0" t="0"/>
              <wp:docPr id="9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79">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xf9f9d7tm21" w:id="15"/>
        <w:bookmarkEnd w:id="15"/>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Feedback-Based Plan Updating</w:delText>
        </w:r>
      </w:del>
    </w:ins>
  </w:p>
  <w:p w:rsidR="00000000" w:rsidDel="00000000" w:rsidP="00000000" w:rsidRDefault="00000000" w:rsidRPr="00000000" w14:paraId="0000097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 update_workout_plan()</w:delText>
          <w:br w:type="textWrapping"/>
          <w:delText xml:space="preserve">File: updated_plan.py</w:delText>
        </w:r>
      </w:del>
    </w:ins>
  </w:p>
  <w:p w:rsidR="00000000" w:rsidDel="00000000" w:rsidP="00000000" w:rsidRDefault="00000000" w:rsidRPr="00000000" w14:paraId="0000097B">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ins>
  </w:p>
  <w:p w:rsidR="00000000" w:rsidDel="00000000" w:rsidP="00000000" w:rsidRDefault="00000000" w:rsidRPr="00000000" w14:paraId="0000097C">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057400"/>
              <wp:effectExtent b="0" l="0" r="0" t="0"/>
              <wp:docPr id="41"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305350" cy="2057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7D">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&amp; Plan Storage</w:delText>
        </w:r>
      </w:del>
    </w:ins>
  </w:p>
  <w:p w:rsidR="00000000" w:rsidDel="00000000" w:rsidP="00000000" w:rsidRDefault="00000000" w:rsidRPr="00000000" w14:paraId="0000097E">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Functions:</w:delText>
        </w:r>
      </w:del>
    </w:ins>
  </w:p>
  <w:p w:rsidR="00000000" w:rsidDel="00000000" w:rsidP="00000000" w:rsidRDefault="00000000" w:rsidRPr="00000000" w14:paraId="0000097F">
    <w:pPr>
      <w:numPr>
        <w:ilvl w:val="0"/>
        <w:numId w:val="30"/>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save_user(), save_plan(), update_plan()</w:delText>
        </w:r>
      </w:del>
    </w:ins>
  </w:p>
  <w:p w:rsidR="00000000" w:rsidDel="00000000" w:rsidP="00000000" w:rsidRDefault="00000000" w:rsidRPr="00000000" w14:paraId="00000980">
    <w:pPr>
      <w:numPr>
        <w:ilvl w:val="0"/>
        <w:numId w:val="30"/>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get_original_plan(), get_user()</w:delText>
        </w:r>
      </w:del>
    </w:ins>
  </w:p>
  <w:p w:rsidR="00000000" w:rsidDel="00000000" w:rsidP="00000000" w:rsidRDefault="00000000" w:rsidRPr="00000000" w14:paraId="00000981">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File: database.py</w:delText>
        </w:r>
      </w:del>
    </w:ins>
  </w:p>
  <w:p w:rsidR="00000000" w:rsidDel="00000000" w:rsidP="00000000" w:rsidRDefault="00000000" w:rsidRPr="00000000" w14:paraId="00000982">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ins>
  </w:p>
  <w:p w:rsidR="00000000" w:rsidDel="00000000" w:rsidP="00000000" w:rsidRDefault="00000000" w:rsidRPr="00000000" w14:paraId="00000983">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3606800"/>
              <wp:effectExtent b="0" l="0" r="0" t="0"/>
              <wp:docPr id="8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05350" cy="36068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4">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4262438" cy="1712502"/>
              <wp:effectExtent b="0" l="0" r="0" t="0"/>
              <wp:docPr id="58"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5">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4526770" cy="1636987"/>
              <wp:effectExtent b="0" l="0" r="0" t="0"/>
              <wp:docPr id="7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6">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927100"/>
              <wp:effectExtent b="0" l="0" r="0" t="0"/>
              <wp:docPr id="2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7">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660400"/>
              <wp:effectExtent b="0" l="0" r="0" t="0"/>
              <wp:docPr id="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8">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7s5n6z2ozwy0" w:id="16"/>
        <w:bookmarkEnd w:id="16"/>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Admin View of All Users</w:delText>
        </w:r>
      </w:del>
    </w:ins>
  </w:p>
  <w:p w:rsidR="00000000" w:rsidDel="00000000" w:rsidP="00000000" w:rsidRDefault="00000000" w:rsidRPr="00000000" w14:paraId="00000989">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Route: /view-all-users</w:delText>
          <w:br w:type="textWrapping"/>
          <w:delText xml:space="preserve">Template: all_users.html</w:delText>
        </w:r>
      </w:del>
    </w:ins>
  </w:p>
  <w:p w:rsidR="00000000" w:rsidDel="00000000" w:rsidP="00000000" w:rsidRDefault="00000000" w:rsidRPr="00000000" w14:paraId="0000098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Displays a list of all users and their respective plans. Rendered with Jinja2 using a {% for user in users %} loop, it allows administrators to see original and updated plans clearly in a structured table format.</w:delText>
        </w:r>
      </w:del>
    </w:ins>
  </w:p>
  <w:p w:rsidR="00000000" w:rsidDel="00000000" w:rsidP="00000000" w:rsidRDefault="00000000" w:rsidRPr="00000000" w14:paraId="0000098B">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4738614" cy="2779987"/>
              <wp:effectExtent b="0" l="0" r="0" t="0"/>
              <wp:docPr id="59"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C">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2.2: Implement the FastAPI Backend to Manage Routing and User Input Processing</w:delText>
        </w:r>
      </w:del>
    </w:ins>
  </w:p>
  <w:p w:rsidR="00000000" w:rsidDel="00000000" w:rsidP="00000000" w:rsidRDefault="00000000" w:rsidRPr="00000000" w14:paraId="0000098D">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agyq49x9741v" w:id="17"/>
        <w:bookmarkEnd w:id="17"/>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Define Routes in FastAPI</w:delText>
        </w:r>
      </w:del>
    </w:ins>
  </w:p>
  <w:p w:rsidR="00000000" w:rsidDel="00000000" w:rsidP="00000000" w:rsidRDefault="00000000" w:rsidRPr="00000000" w14:paraId="0000098E">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routing logic is handled in routes.py. Each route is linked to the corresponding function developed in Activity 2.1.</w:delText>
        </w:r>
      </w:del>
    </w:ins>
  </w:p>
  <w:p w:rsidR="00000000" w:rsidDel="00000000" w:rsidP="00000000" w:rsidRDefault="00000000" w:rsidRPr="00000000" w14:paraId="0000098F">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4meq94mh0ahm" w:id="18"/>
        <w:bookmarkEnd w:id="18"/>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Process User Input</w:delText>
        </w:r>
      </w:del>
    </w:ins>
  </w:p>
  <w:p w:rsidR="00000000" w:rsidDel="00000000" w:rsidP="00000000" w:rsidRDefault="00000000" w:rsidRPr="00000000" w14:paraId="00000990">
    <w:pPr>
      <w:numPr>
        <w:ilvl w:val="0"/>
        <w:numId w:val="24"/>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HTML Form: Created in index.html</w:delText>
        </w:r>
      </w:del>
    </w:ins>
  </w:p>
  <w:p w:rsidR="00000000" w:rsidDel="00000000" w:rsidP="00000000" w:rsidRDefault="00000000" w:rsidRPr="00000000" w14:paraId="00000991">
    <w:pPr>
      <w:numPr>
        <w:ilvl w:val="0"/>
        <w:numId w:val="24"/>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Users enter: username, user_id, age, weight, goal, and intensity</w:delText>
        </w:r>
      </w:del>
    </w:ins>
  </w:p>
  <w:p w:rsidR="00000000" w:rsidDel="00000000" w:rsidP="00000000" w:rsidRDefault="00000000" w:rsidRPr="00000000" w14:paraId="00000992">
    <w:pPr>
      <w:numPr>
        <w:ilvl w:val="0"/>
        <w:numId w:val="24"/>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FastAPI captures inputs using Form(...) parameters</w:delText>
        </w:r>
      </w:del>
    </w:ins>
  </w:p>
  <w:p w:rsidR="00000000" w:rsidDel="00000000" w:rsidP="00000000" w:rsidRDefault="00000000" w:rsidRPr="00000000" w14:paraId="00000993">
    <w:pPr>
      <w:numPr>
        <w:ilvl w:val="0"/>
        <w:numId w:val="24"/>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Pydantic schemas (UserInput, FeedbackRequest) are used to validate structure</w:delText>
        </w:r>
      </w:del>
    </w:ins>
  </w:p>
  <w:p w:rsidR="00000000" w:rsidDel="00000000" w:rsidP="00000000" w:rsidRDefault="00000000" w:rsidRPr="00000000" w14:paraId="00000994">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559g6vgtraex" w:id="19"/>
        <w:bookmarkEnd w:id="19"/>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Integrate Gemini API Calls</w:delText>
        </w:r>
      </w:del>
    </w:ins>
  </w:p>
  <w:p w:rsidR="00000000" w:rsidDel="00000000" w:rsidP="00000000" w:rsidRDefault="00000000" w:rsidRPr="00000000" w14:paraId="00000995">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route handler connects directly to the respective Gemini-powered function:</w:delText>
        </w:r>
      </w:del>
    </w:ins>
  </w:p>
  <w:p w:rsidR="00000000" w:rsidDel="00000000" w:rsidP="00000000" w:rsidRDefault="00000000" w:rsidRPr="00000000" w14:paraId="00000996">
    <w:pPr>
      <w:numPr>
        <w:ilvl w:val="0"/>
        <w:numId w:val="22"/>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/generate-workout →</w:delText>
        </w:r>
      </w:del>
    </w:ins>
  </w:p>
  <w:p w:rsidR="00000000" w:rsidDel="00000000" w:rsidP="00000000" w:rsidRDefault="00000000" w:rsidRPr="00000000" w14:paraId="00000997">
    <w:pPr>
      <w:numPr>
        <w:ilvl w:val="1"/>
        <w:numId w:val="22"/>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generate_workout_gemini() for workout plan</w:delText>
        </w:r>
      </w:del>
    </w:ins>
  </w:p>
  <w:p w:rsidR="00000000" w:rsidDel="00000000" w:rsidP="00000000" w:rsidRDefault="00000000" w:rsidRPr="00000000" w14:paraId="00000998">
    <w:pPr>
      <w:numPr>
        <w:ilvl w:val="1"/>
        <w:numId w:val="22"/>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generate_nutrition_tip_with_flash() for tip</w:delText>
        </w:r>
      </w:del>
    </w:ins>
  </w:p>
  <w:p w:rsidR="00000000" w:rsidDel="00000000" w:rsidP="00000000" w:rsidRDefault="00000000" w:rsidRPr="00000000" w14:paraId="00000999">
    <w:pPr>
      <w:numPr>
        <w:ilvl w:val="0"/>
        <w:numId w:val="22"/>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/submit-feedback →</w:delText>
        </w:r>
      </w:del>
    </w:ins>
  </w:p>
  <w:p w:rsidR="00000000" w:rsidDel="00000000" w:rsidP="00000000" w:rsidRDefault="00000000" w:rsidRPr="00000000" w14:paraId="0000099A">
    <w:pPr>
      <w:numPr>
        <w:ilvl w:val="1"/>
        <w:numId w:val="22"/>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Retrieves plan</w:delText>
        </w:r>
      </w:del>
    </w:ins>
  </w:p>
  <w:p w:rsidR="00000000" w:rsidDel="00000000" w:rsidP="00000000" w:rsidRDefault="00000000" w:rsidRPr="00000000" w14:paraId="0000099B">
    <w:pPr>
      <w:numPr>
        <w:ilvl w:val="1"/>
        <w:numId w:val="22"/>
      </w:numPr>
      <w:spacing w:after="24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Sends original + feedback to update_workout_plan()</w:delText>
        </w:r>
      </w:del>
    </w:ins>
  </w:p>
  <w:p w:rsidR="00000000" w:rsidDel="00000000" w:rsidP="00000000" w:rsidRDefault="00000000" w:rsidRPr="00000000" w14:paraId="0000099C">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AI-generated responses are returned cleanly and injected into the frontend templates for display.</w:delText>
        </w:r>
      </w:del>
    </w:ins>
  </w:p>
  <w:p w:rsidR="00000000" w:rsidDel="00000000" w:rsidP="00000000" w:rsidRDefault="00000000" w:rsidRPr="00000000" w14:paraId="0000099D">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3. routes.py Development </w:delText>
        </w:r>
      </w:del>
    </w:ins>
  </w:p>
  <w:p w:rsidR="00000000" w:rsidDel="00000000" w:rsidP="00000000" w:rsidRDefault="00000000" w:rsidRPr="00000000" w14:paraId="0000099E">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ins>
  </w:p>
  <w:p w:rsidR="00000000" w:rsidDel="00000000" w:rsidP="00000000" w:rsidRDefault="00000000" w:rsidRPr="00000000" w14:paraId="0000099F">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A0">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routes.py</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A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A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Defining Core routes in routes.py: </w:delText>
        </w:r>
      </w:del>
    </w:ins>
  </w:p>
  <w:p w:rsidR="00000000" w:rsidDel="00000000" w:rsidP="00000000" w:rsidRDefault="00000000" w:rsidRPr="00000000" w14:paraId="000009A3">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Separate routes were implemented to serve each of FitBuddy’s main functionalities:</w:delText>
        </w:r>
      </w:del>
    </w:ins>
  </w:p>
  <w:p w:rsidR="00000000" w:rsidDel="00000000" w:rsidP="00000000" w:rsidRDefault="00000000" w:rsidRPr="00000000" w14:paraId="000009A4">
    <w:pPr>
      <w:numPr>
        <w:ilvl w:val="0"/>
        <w:numId w:val="9"/>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Displays the user form via index.html</w:delText>
        </w:r>
      </w:del>
    </w:ins>
  </w:p>
  <w:p w:rsidR="00000000" w:rsidDel="00000000" w:rsidP="00000000" w:rsidRDefault="00000000" w:rsidRPr="00000000" w14:paraId="000009A5">
    <w:pPr>
      <w:numPr>
        <w:ilvl w:val="0"/>
        <w:numId w:val="9"/>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/generate-workout: Processes user input and generates a personalized workout plan</w:delText>
        </w:r>
      </w:del>
    </w:ins>
  </w:p>
  <w:p w:rsidR="00000000" w:rsidDel="00000000" w:rsidP="00000000" w:rsidRDefault="00000000" w:rsidRPr="00000000" w14:paraId="000009A6">
    <w:pPr>
      <w:numPr>
        <w:ilvl w:val="0"/>
        <w:numId w:val="9"/>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/submit-feedback: Updates the workout plan based on user feedback</w:delText>
        </w:r>
      </w:del>
    </w:ins>
  </w:p>
  <w:p w:rsidR="00000000" w:rsidDel="00000000" w:rsidP="00000000" w:rsidRDefault="00000000" w:rsidRPr="00000000" w14:paraId="000009A7">
    <w:pPr>
      <w:numPr>
        <w:ilvl w:val="0"/>
        <w:numId w:val="9"/>
      </w:numPr>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/view-all-users: Displays an admin dashboard showing all users and their plans</w:delText>
        </w:r>
      </w:del>
    </w:ins>
  </w:p>
  <w:p w:rsidR="00000000" w:rsidDel="00000000" w:rsidP="00000000" w:rsidRDefault="00000000" w:rsidRPr="00000000" w14:paraId="000009A8">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A9">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Set up Route Handlers for Each Feature</w:delText>
        </w:r>
      </w:del>
    </w:ins>
  </w:p>
  <w:p w:rsidR="00000000" w:rsidDel="00000000" w:rsidP="00000000" w:rsidRDefault="00000000" w:rsidRPr="00000000" w14:paraId="000009AA">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xqycga66b580" w:id="20"/>
        <w:bookmarkEnd w:id="20"/>
        <w:r w:rsidDel="00000000" w:rsidR="00000000" w:rsidRPr="00000000">
          <w:rPr>
            <w:rFonts w:ascii="Cambria" w:cs="Cambria" w:eastAsia="Cambria" w:hAnsi="Cambria"/>
            <w:color w:val="000000"/>
            <w:sz w:val="22"/>
            <w:szCs w:val="22"/>
            <w:u w:val="single"/>
            <w:rtl w:val="0"/>
            <w:rPrChange w:author="Prajan Prajan" w:id="138" w:date="2026-09-23T04:47:34Z">
              <w:rPr/>
            </w:rPrChange>
          </w:rPr>
          <w:delText xml:space="preserve"> </w:delText>
        </w:r>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 – Home Route</w:delText>
        </w:r>
      </w:del>
    </w:ins>
  </w:p>
  <w:p w:rsidR="00000000" w:rsidDel="00000000" w:rsidP="00000000" w:rsidRDefault="00000000" w:rsidRPr="00000000" w14:paraId="000009AB">
    <w:pPr>
      <w:numPr>
        <w:ilvl w:val="0"/>
        <w:numId w:val="17"/>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Returns the homepage (index.html)</w:delText>
        </w:r>
      </w:del>
    </w:ins>
  </w:p>
  <w:p w:rsidR="00000000" w:rsidDel="00000000" w:rsidP="00000000" w:rsidRDefault="00000000" w:rsidRPr="00000000" w14:paraId="000009AC">
    <w:pPr>
      <w:numPr>
        <w:ilvl w:val="0"/>
        <w:numId w:val="17"/>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No form processing logic</w:delText>
        </w:r>
      </w:del>
    </w:ins>
  </w:p>
  <w:p w:rsidR="00000000" w:rsidDel="00000000" w:rsidP="00000000" w:rsidRDefault="00000000" w:rsidRPr="00000000" w14:paraId="000009AD">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agelcd4xre5k" w:id="21"/>
        <w:bookmarkEnd w:id="21"/>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/generate-workout – Plan Generator</w:delText>
        </w:r>
      </w:del>
    </w:ins>
  </w:p>
  <w:p w:rsidR="00000000" w:rsidDel="00000000" w:rsidP="00000000" w:rsidRDefault="00000000" w:rsidRPr="00000000" w14:paraId="000009AE">
    <w:pPr>
      <w:numPr>
        <w:ilvl w:val="0"/>
        <w:numId w:val="28"/>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Receives user input using FastAPI’s Form(...)</w:delText>
        </w:r>
      </w:del>
    </w:ins>
  </w:p>
  <w:p w:rsidR="00000000" w:rsidDel="00000000" w:rsidP="00000000" w:rsidRDefault="00000000" w:rsidRPr="00000000" w14:paraId="000009AF">
    <w:pPr>
      <w:numPr>
        <w:ilvl w:val="0"/>
        <w:numId w:val="28"/>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Constructs a UserInput Pydantic model</w:delText>
        </w:r>
      </w:del>
    </w:ins>
  </w:p>
  <w:p w:rsidR="00000000" w:rsidDel="00000000" w:rsidP="00000000" w:rsidRDefault="00000000" w:rsidRPr="00000000" w14:paraId="000009B0">
    <w:pPr>
      <w:numPr>
        <w:ilvl w:val="0"/>
        <w:numId w:val="28"/>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Calls:</w:delText>
        </w:r>
      </w:del>
    </w:ins>
  </w:p>
  <w:p w:rsidR="00000000" w:rsidDel="00000000" w:rsidP="00000000" w:rsidRDefault="00000000" w:rsidRPr="00000000" w14:paraId="000009B1">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generate_workout_gemini(...) → Generates workout plan via Gemini 1.5 Pro</w:delText>
        </w:r>
      </w:del>
    </w:ins>
  </w:p>
  <w:p w:rsidR="00000000" w:rsidDel="00000000" w:rsidP="00000000" w:rsidRDefault="00000000" w:rsidRPr="00000000" w14:paraId="000009B2">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B3">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color w:val="188038"/>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B4">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color w:val="188038"/>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B5">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color w:val="188038"/>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B6">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color w:val="188038"/>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B7">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color w:val="188038"/>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B8">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color w:val="188038"/>
      </w:rPr>
    </w:pPr>
    <w:ins w:author="Prajan Prajan" w:id="126" w:date="2026-09-23T04:47:34Z">
      <w:del w:author="PREMA" w:id="132" w:date="2026-09-24T01:15:25Z">
        <w:r w:rsidDel="00000000" w:rsidR="00000000" w:rsidRPr="00000000">
          <w:rPr>
            <w:rFonts w:ascii="Cambria" w:cs="Cambria" w:eastAsia="Cambria" w:hAnsi="Cambria"/>
            <w:b w:val="1"/>
            <w:bCs w:val="1"/>
            <w:color w:val="188038"/>
            <w:u w:val="single"/>
            <w:rtl w:val="0"/>
            <w:rPrChange w:author="Prajan Prajan" w:id="138" w:date="2026-09-23T04:47:34Z">
              <w:rPr/>
            </w:rPrChange>
          </w:rPr>
          <w:delText xml:space="preserve">generate_nutrition_tip_with_flash(...) → Gets nutrition tip via Gemini Flash</w:delText>
        </w:r>
      </w:del>
    </w:ins>
  </w:p>
  <w:p w:rsidR="00000000" w:rsidDel="00000000" w:rsidP="00000000" w:rsidRDefault="00000000" w:rsidRPr="00000000" w14:paraId="000009B9">
    <w:pPr>
      <w:numPr>
        <w:ilvl w:val="0"/>
        <w:numId w:val="28"/>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Stores:</w:delText>
        </w:r>
      </w:del>
    </w:ins>
  </w:p>
  <w:p w:rsidR="00000000" w:rsidDel="00000000" w:rsidP="00000000" w:rsidRDefault="00000000" w:rsidRPr="00000000" w14:paraId="000009BA">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details with save_user(...)</w:delText>
        </w:r>
      </w:del>
    </w:ins>
  </w:p>
  <w:p w:rsidR="00000000" w:rsidDel="00000000" w:rsidP="00000000" w:rsidRDefault="00000000" w:rsidRPr="00000000" w14:paraId="000009BB">
    <w:pPr>
      <w:numPr>
        <w:ilvl w:val="1"/>
        <w:numId w:val="28"/>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Plan with save_plan(...)</w:delText>
        </w:r>
      </w:del>
    </w:ins>
  </w:p>
  <w:p w:rsidR="00000000" w:rsidDel="00000000" w:rsidP="00000000" w:rsidRDefault="00000000" w:rsidRPr="00000000" w14:paraId="000009BC">
    <w:pPr>
      <w:numPr>
        <w:ilvl w:val="0"/>
        <w:numId w:val="28"/>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Returns result.html with dynamic data</w:delText>
        </w:r>
      </w:del>
    </w:ins>
  </w:p>
  <w:p w:rsidR="00000000" w:rsidDel="00000000" w:rsidP="00000000" w:rsidRDefault="00000000" w:rsidRPr="00000000" w14:paraId="000009BD">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5srsfmsngaz8" w:id="22"/>
        <w:bookmarkEnd w:id="22"/>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/submit-feedback – Update Plan with Feedback</w:delText>
        </w:r>
      </w:del>
    </w:ins>
  </w:p>
  <w:p w:rsidR="00000000" w:rsidDel="00000000" w:rsidP="00000000" w:rsidRDefault="00000000" w:rsidRPr="00000000" w14:paraId="000009BE">
    <w:pPr>
      <w:numPr>
        <w:ilvl w:val="0"/>
        <w:numId w:val="11"/>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Captures feedback and user_id</w:delText>
        </w:r>
      </w:del>
    </w:ins>
  </w:p>
  <w:p w:rsidR="00000000" w:rsidDel="00000000" w:rsidP="00000000" w:rsidRDefault="00000000" w:rsidRPr="00000000" w14:paraId="000009BF">
    <w:pPr>
      <w:numPr>
        <w:ilvl w:val="0"/>
        <w:numId w:val="11"/>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Retrieves original plan from DB</w:delText>
        </w:r>
      </w:del>
    </w:ins>
  </w:p>
  <w:p w:rsidR="00000000" w:rsidDel="00000000" w:rsidP="00000000" w:rsidRDefault="00000000" w:rsidRPr="00000000" w14:paraId="000009C0">
    <w:pPr>
      <w:numPr>
        <w:ilvl w:val="0"/>
        <w:numId w:val="11"/>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Uses update_workout_plan(...) to revise the plan via Gemini 1.5 Pro</w:delText>
        </w:r>
      </w:del>
    </w:ins>
  </w:p>
  <w:p w:rsidR="00000000" w:rsidDel="00000000" w:rsidP="00000000" w:rsidRDefault="00000000" w:rsidRPr="00000000" w14:paraId="000009C1">
    <w:pPr>
      <w:numPr>
        <w:ilvl w:val="0"/>
        <w:numId w:val="11"/>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Updates the revised plan in the DB using update_plan(...)</w:delText>
        </w:r>
      </w:del>
    </w:ins>
  </w:p>
  <w:p w:rsidR="00000000" w:rsidDel="00000000" w:rsidP="00000000" w:rsidRDefault="00000000" w:rsidRPr="00000000" w14:paraId="000009C2">
    <w:pPr>
      <w:numPr>
        <w:ilvl w:val="0"/>
        <w:numId w:val="11"/>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Renders updated result on result.html</w:delText>
        </w:r>
      </w:del>
    </w:ins>
  </w:p>
  <w:p w:rsidR="00000000" w:rsidDel="00000000" w:rsidP="00000000" w:rsidRDefault="00000000" w:rsidRPr="00000000" w14:paraId="000009C3">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eva2j9hc1bjq" w:id="23"/>
        <w:bookmarkEnd w:id="23"/>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/view-all-users – Admin View</w:delText>
        </w:r>
      </w:del>
    </w:ins>
  </w:p>
  <w:p w:rsidR="00000000" w:rsidDel="00000000" w:rsidP="00000000" w:rsidRDefault="00000000" w:rsidRPr="00000000" w14:paraId="000009C4">
    <w:pPr>
      <w:numPr>
        <w:ilvl w:val="0"/>
        <w:numId w:val="27"/>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Calls get_all_users() and get_all_plans() to fetch DB records</w:delText>
        </w:r>
      </w:del>
    </w:ins>
  </w:p>
  <w:p w:rsidR="00000000" w:rsidDel="00000000" w:rsidP="00000000" w:rsidRDefault="00000000" w:rsidRPr="00000000" w14:paraId="000009C5">
    <w:pPr>
      <w:numPr>
        <w:ilvl w:val="0"/>
        <w:numId w:val="27"/>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Passes them to all_users.html</w:delText>
        </w:r>
      </w:del>
    </w:ins>
  </w:p>
  <w:p w:rsidR="00000000" w:rsidDel="00000000" w:rsidP="00000000" w:rsidRDefault="00000000" w:rsidRPr="00000000" w14:paraId="000009C6">
    <w:pPr>
      <w:numPr>
        <w:ilvl w:val="0"/>
        <w:numId w:val="27"/>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Admin can view:</w:delText>
        </w:r>
      </w:del>
    </w:ins>
  </w:p>
  <w:p w:rsidR="00000000" w:rsidDel="00000000" w:rsidP="00000000" w:rsidRDefault="00000000" w:rsidRPr="00000000" w14:paraId="000009C7">
    <w:pPr>
      <w:numPr>
        <w:ilvl w:val="1"/>
        <w:numId w:val="27"/>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Username, Age, Weight, Goal, Intensity</w:delText>
        </w:r>
      </w:del>
    </w:ins>
  </w:p>
  <w:p w:rsidR="00000000" w:rsidDel="00000000" w:rsidP="00000000" w:rsidRDefault="00000000" w:rsidRPr="00000000" w14:paraId="000009C8">
    <w:pPr>
      <w:numPr>
        <w:ilvl w:val="1"/>
        <w:numId w:val="27"/>
      </w:numPr>
      <w:spacing w:after="24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Original and updated workout plans</w:delText>
        </w:r>
      </w:del>
    </w:ins>
  </w:p>
  <w:p w:rsidR="00000000" w:rsidDel="00000000" w:rsidP="00000000" w:rsidRDefault="00000000" w:rsidRPr="00000000" w14:paraId="000009C9">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Integrate Gemini AI Responses in Each Function</w:delText>
        </w:r>
      </w:del>
    </w:ins>
  </w:p>
  <w:p w:rsidR="00000000" w:rsidDel="00000000" w:rsidP="00000000" w:rsidRDefault="00000000" w:rsidRPr="00000000" w14:paraId="000009C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AI-related route calls Google’s Gemini models with specific prompts:</w:delText>
        </w:r>
      </w:del>
    </w:ins>
  </w:p>
  <w:p w:rsidR="00000000" w:rsidDel="00000000" w:rsidP="00000000" w:rsidRDefault="00000000" w:rsidRPr="00000000" w14:paraId="000009CB">
    <w:pPr>
      <w:numPr>
        <w:ilvl w:val="0"/>
        <w:numId w:val="26"/>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 Generation:</w:delText>
          <w:br w:type="textWrapping"/>
          <w:delText xml:space="preserve"> generate_workout_gemini() sends fitness goal and intensity to Gemini Pro to return a structured 7-day workout plan.</w:delText>
        </w:r>
      </w:del>
    </w:ins>
  </w:p>
  <w:p w:rsidR="00000000" w:rsidDel="00000000" w:rsidP="00000000" w:rsidRDefault="00000000" w:rsidRPr="00000000" w14:paraId="000009CC">
    <w:pPr>
      <w:numPr>
        <w:ilvl w:val="0"/>
        <w:numId w:val="26"/>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 Generation:</w:delText>
          <w:br w:type="textWrapping"/>
          <w:delText xml:space="preserve"> generate_nutrition_tip_with_flash() uses Gemini Flash to generate a practical tip related to the user’s fitness goal.</w:delText>
        </w:r>
      </w:del>
    </w:ins>
  </w:p>
  <w:p w:rsidR="00000000" w:rsidDel="00000000" w:rsidP="00000000" w:rsidRDefault="00000000" w:rsidRPr="00000000" w14:paraId="000009CD">
    <w:pPr>
      <w:numPr>
        <w:ilvl w:val="0"/>
        <w:numId w:val="26"/>
      </w:numPr>
      <w:spacing w:after="240" w:before="0" w:beforeAutospacing="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 Update via Feedback:</w:delText>
          <w:br w:type="textWrapping"/>
          <w:delText xml:space="preserve"> update_workout_plan() passes original plan + user feedback to Gemini Pro and returns a revised plan.</w:delText>
        </w:r>
      </w:del>
    </w:ins>
  </w:p>
  <w:p w:rsidR="00000000" w:rsidDel="00000000" w:rsidP="00000000" w:rsidRDefault="00000000" w:rsidRPr="00000000" w14:paraId="000009CE">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responses are returned to the user through result.html, maintaining clarity using &lt;pre&gt; blocks for formatting.</w:delText>
        </w:r>
      </w:del>
    </w:ins>
  </w:p>
  <w:p w:rsidR="00000000" w:rsidDel="00000000" w:rsidP="00000000" w:rsidRDefault="00000000" w:rsidRPr="00000000" w14:paraId="000009CF">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Workout generation route Nutrition/Recovery tip generation route</w:delText>
        </w:r>
      </w:del>
    </w:ins>
  </w:p>
  <w:p w:rsidR="00000000" w:rsidDel="00000000" w:rsidP="00000000" w:rsidRDefault="00000000" w:rsidRPr="00000000" w14:paraId="000009D0">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940703" cy="1856062"/>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D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3">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4">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5">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6">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7">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8">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Nutrition/Recovery tip generation route</w:delText>
        </w:r>
      </w:del>
    </w:ins>
  </w:p>
  <w:p w:rsidR="00000000" w:rsidDel="00000000" w:rsidP="00000000" w:rsidRDefault="00000000" w:rsidRPr="00000000" w14:paraId="000009D9">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509963" cy="1221649"/>
              <wp:effectExtent b="0" l="0" r="0" t="0"/>
              <wp:docPr id="8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DA">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Saving user info and plan generation route</w:delText>
        </w:r>
      </w:del>
    </w:ins>
  </w:p>
  <w:p w:rsidR="00000000" w:rsidDel="00000000" w:rsidP="00000000" w:rsidRDefault="00000000" w:rsidRPr="00000000" w14:paraId="000009DB">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3644900"/>
              <wp:effectExtent b="0" l="0" r="0" t="0"/>
              <wp:docPr id="7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DC">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 Feedback and update plan route</w:delText>
        </w:r>
      </w:del>
    </w:ins>
  </w:p>
  <w:p w:rsidR="00000000" w:rsidDel="00000000" w:rsidP="00000000" w:rsidRDefault="00000000" w:rsidRPr="00000000" w14:paraId="000009DD">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862388" cy="1448395"/>
              <wp:effectExtent b="0" l="0" r="0" t="0"/>
              <wp:docPr id="9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DE">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DF">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E0">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4. Frontend Development </w:delText>
        </w:r>
      </w:del>
    </w:ins>
  </w:p>
  <w:p w:rsidR="00000000" w:rsidDel="00000000" w:rsidP="00000000" w:rsidRDefault="00000000" w:rsidRPr="00000000" w14:paraId="000009E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ins>
  </w:p>
  <w:p w:rsidR="00000000" w:rsidDel="00000000" w:rsidP="00000000" w:rsidRDefault="00000000" w:rsidRPr="00000000" w14:paraId="000009E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E3">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E4">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4.1 Designing and Developing the User Interface</w:delText>
        </w:r>
      </w:del>
    </w:ins>
  </w:p>
  <w:p w:rsidR="00000000" w:rsidDel="00000000" w:rsidP="00000000" w:rsidRDefault="00000000" w:rsidRPr="00000000" w14:paraId="000009E5">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E6">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Set Up the Base HTML Structure</w:delText>
        </w:r>
      </w:del>
    </w:ins>
  </w:p>
  <w:p w:rsidR="00000000" w:rsidDel="00000000" w:rsidP="00000000" w:rsidRDefault="00000000" w:rsidRPr="00000000" w14:paraId="000009E7">
    <w:pPr>
      <w:numPr>
        <w:ilvl w:val="0"/>
        <w:numId w:val="23"/>
      </w:numPr>
      <w:spacing w:after="0" w:afterAutospacing="0" w:before="240" w:lineRule="auto"/>
      <w:ind w:left="72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Developed index.html as the main entry point for user input.</w:delText>
        </w:r>
      </w:del>
    </w:ins>
  </w:p>
  <w:p w:rsidR="00000000" w:rsidDel="00000000" w:rsidP="00000000" w:rsidRDefault="00000000" w:rsidRPr="00000000" w14:paraId="000009E8">
    <w:pPr>
      <w:numPr>
        <w:ilvl w:val="0"/>
        <w:numId w:val="2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Structured the form to capture:</w:delText>
        </w:r>
      </w:del>
    </w:ins>
  </w:p>
  <w:p w:rsidR="00000000" w:rsidDel="00000000" w:rsidP="00000000" w:rsidRDefault="00000000" w:rsidRPr="00000000" w14:paraId="000009E9">
    <w:pPr>
      <w:numPr>
        <w:ilvl w:val="1"/>
        <w:numId w:val="23"/>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b w:val="1"/>
        <w:bCs w:val="1"/>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username, user_id, age, weight, goal, and intensity.</w:delText>
        </w:r>
      </w:del>
    </w:ins>
  </w:p>
  <w:p w:rsidR="00000000" w:rsidDel="00000000" w:rsidP="00000000" w:rsidRDefault="00000000" w:rsidRPr="00000000" w14:paraId="000009EA">
    <w:pPr>
      <w:numPr>
        <w:ilvl w:val="0"/>
        <w:numId w:val="2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field is properly labeled and grouped using semantic HTML.</w:delText>
        </w:r>
      </w:del>
    </w:ins>
  </w:p>
  <w:p w:rsidR="00000000" w:rsidDel="00000000" w:rsidP="00000000" w:rsidRDefault="00000000" w:rsidRPr="00000000" w14:paraId="000009EB">
    <w:pPr>
      <w:numPr>
        <w:ilvl w:val="0"/>
        <w:numId w:val="2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design uses a gym-themed background image, Google Fonts (Roboto), and bold typography to create a clean, fitness-oriented interface.</w:delText>
        </w:r>
      </w:del>
    </w:ins>
  </w:p>
  <w:p w:rsidR="00000000" w:rsidDel="00000000" w:rsidP="00000000" w:rsidRDefault="00000000" w:rsidRPr="00000000" w14:paraId="000009EC">
    <w:pPr>
      <w:numPr>
        <w:ilvl w:val="0"/>
        <w:numId w:val="23"/>
      </w:numPr>
      <w:spacing w:after="24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Navigation is kept minimal for focus, and user flow directs clearly from input to output.</w:delText>
        </w:r>
      </w:del>
    </w:ins>
  </w:p>
  <w:p w:rsidR="00000000" w:rsidDel="00000000" w:rsidP="00000000" w:rsidRDefault="00000000" w:rsidRPr="00000000" w14:paraId="000009ED">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ila0fvn499df" w:id="24"/>
        <w:bookmarkEnd w:id="24"/>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Design a Responsive Layout Using CSS</w:delText>
        </w:r>
      </w:del>
    </w:ins>
  </w:p>
  <w:p w:rsidR="00000000" w:rsidDel="00000000" w:rsidP="00000000" w:rsidRDefault="00000000" w:rsidRPr="00000000" w14:paraId="000009EE">
    <w:pPr>
      <w:numPr>
        <w:ilvl w:val="0"/>
        <w:numId w:val="33"/>
      </w:numPr>
      <w:spacing w:after="0" w:afterAutospacing="0" w:before="24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Embedded CSS styles were applied directly in each HTML file.</w:delText>
        </w:r>
      </w:del>
    </w:ins>
  </w:p>
  <w:p w:rsidR="00000000" w:rsidDel="00000000" w:rsidP="00000000" w:rsidRDefault="00000000" w:rsidRPr="00000000" w14:paraId="000009EF">
    <w:pPr>
      <w:numPr>
        <w:ilvl w:val="0"/>
        <w:numId w:val="3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Layouts use Flexbox to center content both vertically and horizontally.</w:delText>
        </w:r>
      </w:del>
    </w:ins>
  </w:p>
  <w:p w:rsidR="00000000" w:rsidDel="00000000" w:rsidP="00000000" w:rsidRDefault="00000000" w:rsidRPr="00000000" w14:paraId="000009F0">
    <w:pPr>
      <w:numPr>
        <w:ilvl w:val="0"/>
        <w:numId w:val="3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Media queries ensure mobile responsiveness.</w:delText>
        </w:r>
      </w:del>
    </w:ins>
  </w:p>
  <w:p w:rsidR="00000000" w:rsidDel="00000000" w:rsidP="00000000" w:rsidRDefault="00000000" w:rsidRPr="00000000" w14:paraId="000009F1">
    <w:pPr>
      <w:numPr>
        <w:ilvl w:val="0"/>
        <w:numId w:val="3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Buttons have consistent styling with hover effects.</w:delText>
        </w:r>
      </w:del>
    </w:ins>
  </w:p>
  <w:p w:rsidR="00000000" w:rsidDel="00000000" w:rsidP="00000000" w:rsidRDefault="00000000" w:rsidRPr="00000000" w14:paraId="000009F2">
    <w:pPr>
      <w:numPr>
        <w:ilvl w:val="0"/>
        <w:numId w:val="33"/>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Input fields and result blocks have adequate padding, shadows, and rounded corners for modern aesthetics.</w:delText>
        </w:r>
      </w:del>
    </w:ins>
  </w:p>
  <w:p w:rsidR="00000000" w:rsidDel="00000000" w:rsidP="00000000" w:rsidRDefault="00000000" w:rsidRPr="00000000" w14:paraId="000009F3">
    <w:pPr>
      <w:numPr>
        <w:ilvl w:val="0"/>
        <w:numId w:val="33"/>
      </w:numPr>
      <w:spacing w:after="24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Overall color scheme supports readability on a dark background.</w:delText>
        </w:r>
      </w:del>
    </w:ins>
  </w:p>
  <w:p w:rsidR="00000000" w:rsidDel="00000000" w:rsidP="00000000" w:rsidRDefault="00000000" w:rsidRPr="00000000" w14:paraId="000009F4">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1sopjzy4ldco" w:id="25"/>
        <w:bookmarkEnd w:id="25"/>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Create Separate Pages for Each Core Functionality</w:delText>
        </w:r>
      </w:del>
    </w:ins>
  </w:p>
  <w:p w:rsidR="00000000" w:rsidDel="00000000" w:rsidP="00000000" w:rsidRDefault="00000000" w:rsidRPr="00000000" w14:paraId="000009F5">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Three Jinja2-powered HTML templates were created under /templates:</w:delText>
        </w:r>
      </w:del>
    </w:ins>
  </w:p>
  <w:p w:rsidR="00000000" w:rsidDel="00000000" w:rsidP="00000000" w:rsidRDefault="00000000" w:rsidRPr="00000000" w14:paraId="000009F6">
    <w:pPr>
      <w:numPr>
        <w:ilvl w:val="0"/>
        <w:numId w:val="20"/>
      </w:numPr>
      <w:spacing w:after="0" w:afterAutospacing="0" w:before="24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index.html: A user input form with fields for fitness goal, intensity, and basic personal information.</w:delText>
        </w:r>
      </w:del>
    </w:ins>
  </w:p>
  <w:p w:rsidR="00000000" w:rsidDel="00000000" w:rsidP="00000000" w:rsidRDefault="00000000" w:rsidRPr="00000000" w14:paraId="000009F7">
    <w:pPr>
      <w:numPr>
        <w:ilvl w:val="0"/>
        <w:numId w:val="20"/>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result.html: Displays the 7-day AI generated workout plan, a nutrition tip, and accepts user feedback.</w:delText>
        </w:r>
      </w:del>
    </w:ins>
  </w:p>
  <w:p w:rsidR="00000000" w:rsidDel="00000000" w:rsidP="00000000" w:rsidRDefault="00000000" w:rsidRPr="00000000" w14:paraId="000009F8">
    <w:pPr>
      <w:numPr>
        <w:ilvl w:val="0"/>
        <w:numId w:val="20"/>
      </w:numPr>
      <w:spacing w:after="24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all_users.html: Admin panel to view and delete users and review both original and updated plans.</w:delText>
        </w:r>
      </w:del>
    </w:ins>
  </w:p>
  <w:p w:rsidR="00000000" w:rsidDel="00000000" w:rsidP="00000000" w:rsidRDefault="00000000" w:rsidRPr="00000000" w14:paraId="000009F9">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Templates are modular, and UI transitions smoothly between steps.</w:delText>
        </w:r>
      </w:del>
    </w:ins>
  </w:p>
  <w:p w:rsidR="00000000" w:rsidDel="00000000" w:rsidP="00000000" w:rsidRDefault="00000000" w:rsidRPr="00000000" w14:paraId="000009FA">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Forms are submitted to specific FastAPI endpoints via POST methods</w:delText>
        </w:r>
      </w:del>
    </w:ins>
  </w:p>
  <w:p w:rsidR="00000000" w:rsidDel="00000000" w:rsidP="00000000" w:rsidRDefault="00000000" w:rsidRPr="00000000" w14:paraId="000009FB">
    <w:pPr>
      <w:pStyle w:val="Heading2"/>
      <w:keepNext w:val="0"/>
      <w:keepLines w:val="0"/>
      <w:spacing w:after="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5hvkd9trf073" w:id="26"/>
        <w:bookmarkEnd w:id="26"/>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4.2 Creating Dynamic Templates with FastAPI’s Jinja2</w:delText>
        </w:r>
      </w:del>
    </w:ins>
  </w:p>
  <w:p w:rsidR="00000000" w:rsidDel="00000000" w:rsidP="00000000" w:rsidRDefault="00000000" w:rsidRPr="00000000" w14:paraId="000009FC">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Integrate Jinja2 Templating for Dynamic Content Rendering</w:delText>
        </w:r>
      </w:del>
    </w:ins>
  </w:p>
  <w:p w:rsidR="00000000" w:rsidDel="00000000" w:rsidP="00000000" w:rsidRDefault="00000000" w:rsidRPr="00000000" w14:paraId="000009FD">
    <w:pPr>
      <w:numPr>
        <w:ilvl w:val="0"/>
        <w:numId w:val="18"/>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Used FastAPI’s Jinja2Templates for template rendering:</w:delText>
        </w:r>
      </w:del>
    </w:ins>
  </w:p>
  <w:p w:rsidR="00000000" w:rsidDel="00000000" w:rsidP="00000000" w:rsidRDefault="00000000" w:rsidRPr="00000000" w14:paraId="000009FE">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9FF">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00">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from fastapi.templating import Jinja2Templates</w:delText>
        </w:r>
      </w:del>
    </w:ins>
  </w:p>
  <w:p w:rsidR="00000000" w:rsidDel="00000000" w:rsidP="00000000" w:rsidRDefault="00000000" w:rsidRPr="00000000" w14:paraId="00000A0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BASE_DIR = os.path.dirname(os.path.abspath(__file__))</w:delText>
        </w:r>
      </w:del>
    </w:ins>
  </w:p>
  <w:p w:rsidR="00000000" w:rsidDel="00000000" w:rsidP="00000000" w:rsidRDefault="00000000" w:rsidRPr="00000000" w14:paraId="00000A0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TEMPLATE_DIR = os.path.join(BASE_DIR, "templates")</w:delText>
        </w:r>
      </w:del>
    </w:ins>
  </w:p>
  <w:p w:rsidR="00000000" w:rsidDel="00000000" w:rsidP="00000000" w:rsidRDefault="00000000" w:rsidRPr="00000000" w14:paraId="00000A03">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templates = Jinja2Templates(directory=TEMPLATE_DIR)</w:delText>
        </w:r>
      </w:del>
    </w:ins>
  </w:p>
  <w:p w:rsidR="00000000" w:rsidDel="00000000" w:rsidP="00000000" w:rsidRDefault="00000000" w:rsidRPr="00000000" w14:paraId="00000A04">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05">
    <w:pPr>
      <w:numPr>
        <w:ilvl w:val="0"/>
        <w:numId w:val="2"/>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Each route uses TemplateResponse to render the proper HTML with passed context:</w:delText>
        </w:r>
      </w:del>
    </w:ins>
  </w:p>
  <w:p w:rsidR="00000000" w:rsidDel="00000000" w:rsidP="00000000" w:rsidRDefault="00000000" w:rsidRPr="00000000" w14:paraId="00000A06">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3024188" cy="1627914"/>
              <wp:effectExtent b="0" l="0" r="0" t="0"/>
              <wp:docPr id="6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07">
    <w:pPr>
      <w:numPr>
        <w:ilvl w:val="0"/>
        <w:numId w:val="13"/>
      </w:numPr>
      <w:ind w:left="144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allows dynamic plan and nutrition tip display after form submission.</w:delText>
        </w:r>
      </w:del>
    </w:ins>
  </w:p>
  <w:p w:rsidR="00000000" w:rsidDel="00000000" w:rsidP="00000000" w:rsidRDefault="00000000" w:rsidRPr="00000000" w14:paraId="00000A08">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lerxnj1mc1wp" w:id="28"/>
        <w:bookmarkEnd w:id="28"/>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Bind Backend Data to HTML Templates</w:delText>
        </w:r>
      </w:del>
    </w:ins>
  </w:p>
  <w:p w:rsidR="00000000" w:rsidDel="00000000" w:rsidP="00000000" w:rsidRDefault="00000000" w:rsidRPr="00000000" w14:paraId="00000A09">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ldqjbc144pgq" w:id="29"/>
        <w:bookmarkEnd w:id="29"/>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index.html</w:delText>
        </w:r>
      </w:del>
    </w:ins>
  </w:p>
  <w:p w:rsidR="00000000" w:rsidDel="00000000" w:rsidP="00000000" w:rsidRDefault="00000000" w:rsidRPr="00000000" w14:paraId="00000A0A">
    <w:pPr>
      <w:numPr>
        <w:ilvl w:val="0"/>
        <w:numId w:val="34"/>
      </w:numPr>
      <w:spacing w:after="0" w:afterAutospacing="0" w:before="24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Form elements use name="..." to bind to backend Form(...) parameters.</w:delText>
        </w:r>
      </w:del>
    </w:ins>
  </w:p>
  <w:p w:rsidR="00000000" w:rsidDel="00000000" w:rsidP="00000000" w:rsidRDefault="00000000" w:rsidRPr="00000000" w14:paraId="00000A0B">
    <w:pPr>
      <w:numPr>
        <w:ilvl w:val="0"/>
        <w:numId w:val="34"/>
      </w:numPr>
      <w:spacing w:after="24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Submits data to /generate-workout.</w:delText>
        </w:r>
      </w:del>
    </w:ins>
  </w:p>
  <w:p w:rsidR="00000000" w:rsidDel="00000000" w:rsidP="00000000" w:rsidRDefault="00000000" w:rsidRPr="00000000" w14:paraId="00000A0C">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6kq8sq8xqtf0" w:id="30"/>
        <w:bookmarkEnd w:id="30"/>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result.html</w:delText>
        </w:r>
      </w:del>
    </w:ins>
  </w:p>
  <w:p w:rsidR="00000000" w:rsidDel="00000000" w:rsidP="00000000" w:rsidRDefault="00000000" w:rsidRPr="00000000" w14:paraId="00000A0D">
    <w:pPr>
      <w:numPr>
        <w:ilvl w:val="0"/>
        <w:numId w:val="31"/>
      </w:numPr>
      <w:spacing w:after="0" w:afterAutospacing="0" w:before="24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Uses:</w:delText>
        </w:r>
      </w:del>
    </w:ins>
  </w:p>
  <w:p w:rsidR="00000000" w:rsidDel="00000000" w:rsidP="00000000" w:rsidRDefault="00000000" w:rsidRPr="00000000" w14:paraId="00000A0E">
    <w:pPr>
      <w:numPr>
        <w:ilvl w:val="1"/>
        <w:numId w:val="31"/>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username }}, {{ goal }}, {{ intensity }}, etc. to show user data.</w:delText>
        </w:r>
      </w:del>
    </w:ins>
  </w:p>
  <w:p w:rsidR="00000000" w:rsidDel="00000000" w:rsidP="00000000" w:rsidRDefault="00000000" w:rsidRPr="00000000" w14:paraId="00000A0F">
    <w:pPr>
      <w:numPr>
        <w:ilvl w:val="1"/>
        <w:numId w:val="31"/>
      </w:numPr>
      <w:spacing w:after="0" w:afterAutospacing="0" w:before="0" w:beforeAutospacing="0" w:lineRule="auto"/>
      <w:ind w:left="144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workout_plan }} and {{ nutrition_tip }} to show AI-generated results.</w:delText>
        </w:r>
      </w:del>
    </w:ins>
  </w:p>
  <w:p w:rsidR="00000000" w:rsidDel="00000000" w:rsidP="00000000" w:rsidRDefault="00000000" w:rsidRPr="00000000" w14:paraId="00000A10">
    <w:pPr>
      <w:numPr>
        <w:ilvl w:val="0"/>
        <w:numId w:val="31"/>
      </w:numPr>
      <w:spacing w:after="24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Includes a feedback form submitted via POST to /submit-feedback.</w:delText>
        </w:r>
      </w:del>
    </w:ins>
  </w:p>
  <w:p w:rsidR="00000000" w:rsidDel="00000000" w:rsidP="00000000" w:rsidRDefault="00000000" w:rsidRPr="00000000" w14:paraId="00000A11">
    <w:pPr>
      <w:pStyle w:val="Heading4"/>
      <w:keepNext w:val="0"/>
      <w:keepLines w:val="0"/>
      <w:spacing w:after="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c3353cuf433r" w:id="31"/>
        <w:bookmarkEnd w:id="31"/>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all_users.html</w:delText>
        </w:r>
      </w:del>
    </w:ins>
  </w:p>
  <w:p w:rsidR="00000000" w:rsidDel="00000000" w:rsidP="00000000" w:rsidRDefault="00000000" w:rsidRPr="00000000" w14:paraId="00000A12">
    <w:pPr>
      <w:numPr>
        <w:ilvl w:val="0"/>
        <w:numId w:val="6"/>
      </w:numPr>
      <w:spacing w:after="240" w:before="24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7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03279" cy="1660322"/>
                      </a:xfrm>
                      <a:prstGeom prst="rect"/>
                      <a:ln/>
                    </pic:spPr>
                  </pic:pic>
                </a:graphicData>
              </a:graphic>
            </wp:anchor>
          </w:drawing>
        </w:r>
      </w:del>
    </w:ins>
  </w:p>
  <w:p w:rsidR="00000000" w:rsidDel="00000000" w:rsidP="00000000" w:rsidRDefault="00000000" w:rsidRPr="00000000" w14:paraId="00000A13">
    <w:pPr>
      <w:spacing w:after="240" w:before="240" w:lineRule="auto"/>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4">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5">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6">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7">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8">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9">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A">
    <w:pPr>
      <w:pStyle w:val="Heading3"/>
      <w:keepNext w:val="0"/>
      <w:keepLines w:val="0"/>
      <w:spacing w:before="280" w:lin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mjvixaa2y48k" w:id="32"/>
        <w:bookmarkEnd w:id="32"/>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Milestone 5. Deployment</w:delText>
        </w:r>
      </w:del>
    </w:ins>
  </w:p>
  <w:p w:rsidR="00000000" w:rsidDel="00000000" w:rsidP="00000000" w:rsidRDefault="00000000" w:rsidRPr="00000000" w14:paraId="00000A1B">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delText>
        </w:r>
      </w:del>
    </w:ins>
  </w:p>
  <w:p w:rsidR="00000000" w:rsidDel="00000000" w:rsidP="00000000" w:rsidRDefault="00000000" w:rsidRPr="00000000" w14:paraId="00000A1C">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D">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5.1: Preparing the Application for Local Deployment</w:delText>
        </w:r>
      </w:del>
    </w:ins>
  </w:p>
  <w:p w:rsidR="00000000" w:rsidDel="00000000" w:rsidP="00000000" w:rsidRDefault="00000000" w:rsidRPr="00000000" w14:paraId="00000A1E">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1F">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Set up a virtual environment </w:delText>
        </w:r>
      </w:del>
    </w:ins>
  </w:p>
  <w:p w:rsidR="00000000" w:rsidDel="00000000" w:rsidP="00000000" w:rsidRDefault="00000000" w:rsidRPr="00000000" w14:paraId="00000A20">
    <w:pPr>
      <w:numPr>
        <w:ilvl w:val="0"/>
        <w:numId w:val="4"/>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Create a virtual environment to manage dependencies and isolate the FitBuddy project from other environments.</w:delText>
        </w:r>
      </w:del>
    </w:ins>
  </w:p>
  <w:p w:rsidR="00000000" w:rsidDel="00000000" w:rsidP="00000000" w:rsidRDefault="00000000" w:rsidRPr="00000000" w14:paraId="00000A21">
    <w:pPr>
      <w:numPr>
        <w:ilvl w:val="0"/>
        <w:numId w:val="4"/>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Activate the environment and install all necessary dependencies listed in the requirements.txt file, including FastAPI, Uvicorn, SQLAlchemy, and Google Generative AI SDK.</w:delText>
        </w:r>
      </w:del>
    </w:ins>
  </w:p>
  <w:p w:rsidR="00000000" w:rsidDel="00000000" w:rsidP="00000000" w:rsidRDefault="00000000" w:rsidRPr="00000000" w14:paraId="00000A22">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python -m venv venv</w:delText>
        </w:r>
      </w:del>
    </w:ins>
  </w:p>
  <w:p w:rsidR="00000000" w:rsidDel="00000000" w:rsidP="00000000" w:rsidRDefault="00000000" w:rsidRPr="00000000" w14:paraId="00000A23">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source venv/bin/activate  # On Windows: venv\Scripts\activate</w:delText>
        </w:r>
      </w:del>
    </w:ins>
  </w:p>
  <w:p w:rsidR="00000000" w:rsidDel="00000000" w:rsidP="00000000" w:rsidRDefault="00000000" w:rsidRPr="00000000" w14:paraId="00000A24">
    <w:pPr>
      <w:ind w:left="720" w:firstLine="0"/>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pip install -r requirements.txt</w:delText>
        </w:r>
      </w:del>
    </w:ins>
  </w:p>
  <w:p w:rsidR="00000000" w:rsidDel="00000000" w:rsidP="00000000" w:rsidRDefault="00000000" w:rsidRPr="00000000" w14:paraId="00000A25">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26">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Configure environment variables</w:delText>
        </w:r>
      </w:del>
    </w:ins>
  </w:p>
  <w:p w:rsidR="00000000" w:rsidDel="00000000" w:rsidP="00000000" w:rsidRDefault="00000000" w:rsidRPr="00000000" w14:paraId="00000A27">
    <w:pPr>
      <w:numPr>
        <w:ilvl w:val="0"/>
        <w:numId w:val="3"/>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 environment variables to store sensitive data such as the Gemini API Key.</w:delText>
        </w:r>
      </w:del>
    </w:ins>
  </w:p>
  <w:p w:rsidR="00000000" w:rsidDel="00000000" w:rsidP="00000000" w:rsidRDefault="00000000" w:rsidRPr="00000000" w14:paraId="00000A28">
    <w:pPr>
      <w:numPr>
        <w:ilvl w:val="0"/>
        <w:numId w:val="3"/>
      </w:numPr>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These variables can be set directly in the terminal or added to a .env file which is loaded into the application using python-dotenv.</w:delText>
        </w:r>
      </w:del>
    </w:ins>
  </w:p>
  <w:p w:rsidR="00000000" w:rsidDel="00000000" w:rsidP="00000000" w:rsidRDefault="00000000" w:rsidRPr="00000000" w14:paraId="00000A29">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                GOOGLE_API_KEY=your_gemini_api_key_here</w:delText>
        </w:r>
      </w:del>
    </w:ins>
  </w:p>
  <w:p w:rsidR="00000000" w:rsidDel="00000000" w:rsidP="00000000" w:rsidRDefault="00000000" w:rsidRPr="00000000" w14:paraId="00000A2A">
    <w:pPr>
      <w:pStyle w:val="Heading3"/>
      <w:keepNext w:val="0"/>
      <w:keepLines w:val="0"/>
      <w:spacing w:before="28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xdr2euyu3vlp" w:id="33"/>
        <w:bookmarkEnd w:id="33"/>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Frontend-Backend Rendering via Jinja2</w:delText>
        </w:r>
      </w:del>
    </w:ins>
  </w:p>
  <w:p w:rsidR="00000000" w:rsidDel="00000000" w:rsidP="00000000" w:rsidRDefault="00000000" w:rsidRPr="00000000" w14:paraId="00000A2B">
    <w:pPr>
      <w:spacing w:after="240" w:befor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 user interactions are facilitated via Jinja2-rendered templates:</w:delText>
        </w:r>
      </w:del>
    </w:ins>
  </w:p>
  <w:p w:rsidR="00000000" w:rsidDel="00000000" w:rsidP="00000000" w:rsidRDefault="00000000" w:rsidRPr="00000000" w14:paraId="00000A2C">
    <w:pPr>
      <w:numPr>
        <w:ilvl w:val="0"/>
        <w:numId w:val="21"/>
      </w:numPr>
      <w:spacing w:after="0" w:afterAutospacing="0" w:before="24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index.html: Collects user inputs</w:delText>
        </w:r>
      </w:del>
    </w:ins>
  </w:p>
  <w:p w:rsidR="00000000" w:rsidDel="00000000" w:rsidP="00000000" w:rsidRDefault="00000000" w:rsidRPr="00000000" w14:paraId="00000A2D">
    <w:pPr>
      <w:numPr>
        <w:ilvl w:val="0"/>
        <w:numId w:val="21"/>
      </w:numPr>
      <w:spacing w:after="0" w:afterAutospacing="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result.html: Displays the generated AI plan</w:delText>
        </w:r>
      </w:del>
    </w:ins>
  </w:p>
  <w:p w:rsidR="00000000" w:rsidDel="00000000" w:rsidP="00000000" w:rsidRDefault="00000000" w:rsidRPr="00000000" w14:paraId="00000A2E">
    <w:pPr>
      <w:numPr>
        <w:ilvl w:val="0"/>
        <w:numId w:val="21"/>
      </w:numPr>
      <w:spacing w:after="240" w:before="0" w:beforeAutospacing="0"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all_users.html: Lists all user records for admin view</w:delText>
        </w:r>
      </w:del>
    </w:ins>
  </w:p>
  <w:p w:rsidR="00000000" w:rsidDel="00000000" w:rsidP="00000000" w:rsidRDefault="00000000" w:rsidRPr="00000000" w14:paraId="00000A2F">
    <w:pPr>
      <w:pStyle w:val="Heading4"/>
      <w:keepNext w:val="0"/>
      <w:keepLines w:val="0"/>
      <w:spacing w:after="40" w:before="240" w:lin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bookmarkStart w:colFirst="0" w:colLast="0" w:name="_n6u79px7ggr9" w:id="34"/>
        <w:bookmarkEnd w:id="34"/>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Activity 5.2: Testing and Verifying Local Deployment</w:delText>
        </w:r>
      </w:del>
    </w:ins>
  </w:p>
  <w:p w:rsidR="00000000" w:rsidDel="00000000" w:rsidP="00000000" w:rsidRDefault="00000000" w:rsidRPr="00000000" w14:paraId="00000A30">
    <w:pPr>
      <w:spacing w:after="240" w:before="240" w:line="240"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Access the Application Locally</w:delText>
        </w:r>
      </w:del>
    </w:ins>
  </w:p>
  <w:p w:rsidR="00000000" w:rsidDel="00000000" w:rsidP="00000000" w:rsidRDefault="00000000" w:rsidRPr="00000000" w14:paraId="00000A31">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ins>
  </w:p>
  <w:p w:rsidR="00000000" w:rsidDel="00000000" w:rsidP="00000000" w:rsidRDefault="00000000" w:rsidRPr="00000000" w14:paraId="00000A32">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33">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Exploring Website’s web pages:</w:delText>
        </w:r>
      </w:del>
    </w:ins>
  </w:p>
  <w:p w:rsidR="00000000" w:rsidDel="00000000" w:rsidP="00000000" w:rsidRDefault="00000000" w:rsidRPr="00000000" w14:paraId="00000A34">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35">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Home page:</w:delText>
        </w:r>
      </w:del>
    </w:ins>
  </w:p>
  <w:p w:rsidR="00000000" w:rsidDel="00000000" w:rsidP="00000000" w:rsidRDefault="00000000" w:rsidRPr="00000000" w14:paraId="00000A36">
    <w:pPr>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1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37">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38">
    <w:pPr>
      <w:spacing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delText>
        </w:r>
      </w:del>
    </w:ins>
  </w:p>
  <w:p w:rsidR="00000000" w:rsidDel="00000000" w:rsidP="00000000" w:rsidRDefault="00000000" w:rsidRPr="00000000" w14:paraId="00000A39">
    <w:pPr>
      <w:numPr>
        <w:ilvl w:val="0"/>
        <w:numId w:val="7"/>
      </w:numPr>
      <w:spacing w:after="0" w:afterAutospacing="0" w:before="240" w:line="276"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Name</w:delText>
        </w:r>
      </w:del>
    </w:ins>
  </w:p>
  <w:p w:rsidR="00000000" w:rsidDel="00000000" w:rsidP="00000000" w:rsidRDefault="00000000" w:rsidRPr="00000000" w14:paraId="00000A3A">
    <w:pPr>
      <w:numPr>
        <w:ilvl w:val="0"/>
        <w:numId w:val="7"/>
      </w:numPr>
      <w:spacing w:after="0" w:afterAutospacing="0" w:before="0" w:beforeAutospacing="0" w:line="276"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ID</w:delText>
        </w:r>
      </w:del>
    </w:ins>
  </w:p>
  <w:p w:rsidR="00000000" w:rsidDel="00000000" w:rsidP="00000000" w:rsidRDefault="00000000" w:rsidRPr="00000000" w14:paraId="00000A3B">
    <w:pPr>
      <w:numPr>
        <w:ilvl w:val="0"/>
        <w:numId w:val="7"/>
      </w:numPr>
      <w:spacing w:after="0" w:afterAutospacing="0" w:before="0" w:beforeAutospacing="0" w:line="276"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Age</w:delText>
        </w:r>
      </w:del>
    </w:ins>
  </w:p>
  <w:p w:rsidR="00000000" w:rsidDel="00000000" w:rsidP="00000000" w:rsidRDefault="00000000" w:rsidRPr="00000000" w14:paraId="00000A3C">
    <w:pPr>
      <w:numPr>
        <w:ilvl w:val="0"/>
        <w:numId w:val="7"/>
      </w:numPr>
      <w:spacing w:after="0" w:afterAutospacing="0" w:before="0" w:beforeAutospacing="0" w:line="276"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Weight (kg)</w:delText>
        </w:r>
      </w:del>
    </w:ins>
  </w:p>
  <w:p w:rsidR="00000000" w:rsidDel="00000000" w:rsidP="00000000" w:rsidRDefault="00000000" w:rsidRPr="00000000" w14:paraId="00000A3D">
    <w:pPr>
      <w:numPr>
        <w:ilvl w:val="0"/>
        <w:numId w:val="7"/>
      </w:numPr>
      <w:spacing w:after="0" w:afterAutospacing="0" w:before="0" w:beforeAutospacing="0" w:line="276"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Fitness Goal (e.g., weight loss, flexibility)</w:delText>
        </w:r>
      </w:del>
    </w:ins>
  </w:p>
  <w:p w:rsidR="00000000" w:rsidDel="00000000" w:rsidP="00000000" w:rsidRDefault="00000000" w:rsidRPr="00000000" w14:paraId="00000A3E">
    <w:pPr>
      <w:numPr>
        <w:ilvl w:val="0"/>
        <w:numId w:val="7"/>
      </w:numPr>
      <w:spacing w:after="240" w:before="0" w:beforeAutospacing="0" w:line="276" w:lineRule="auto"/>
      <w:ind w:left="720" w:hanging="360"/>
      <w:rPr>
        <w:ins w:author="Prajan Prajan" w:id="126" w:date="2026-09-23T04:47:34Z"/>
        <w:del w:author="PREMA" w:id="132" w:date="2026-09-24T01:15:25Z"/>
        <w:rFonts w:ascii="Cambria" w:cs="Cambria" w:eastAsia="Cambria" w:hAnsi="Cambria"/>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Intensity (Low, Medium, High)</w:delText>
          <w:br w:type="textWrapping"/>
        </w:r>
      </w:del>
    </w:ins>
  </w:p>
  <w:p w:rsidR="00000000" w:rsidDel="00000000" w:rsidP="00000000" w:rsidRDefault="00000000" w:rsidRPr="00000000" w14:paraId="00000A3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ins>
  </w:p>
  <w:p w:rsidR="00000000" w:rsidDel="00000000" w:rsidP="00000000" w:rsidRDefault="00000000" w:rsidRPr="00000000" w14:paraId="00000A4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This intuitive design ensures users of all experience levels can quickly get started with minimal effort.</w:delText>
        </w:r>
      </w:del>
    </w:ins>
  </w:p>
  <w:p w:rsidR="00000000" w:rsidDel="00000000" w:rsidP="00000000" w:rsidRDefault="00000000" w:rsidRPr="00000000" w14:paraId="00000A4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Personalized workout generation page:</w:delText>
        </w:r>
      </w:del>
    </w:ins>
  </w:p>
  <w:p w:rsidR="00000000" w:rsidDel="00000000" w:rsidP="00000000" w:rsidRDefault="00000000" w:rsidRPr="00000000" w14:paraId="00000A4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User Information:                                                                                                       </w:delText>
        </w:r>
      </w:del>
    </w:ins>
  </w:p>
  <w:p w:rsidR="00000000" w:rsidDel="00000000" w:rsidP="00000000" w:rsidRDefault="00000000" w:rsidRPr="00000000" w14:paraId="00000A4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032000"/>
              <wp:effectExtent b="0" l="0" r="0" t="0"/>
              <wp:docPr id="7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4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delText>
        </w:r>
      </w:del>
    </w:ins>
  </w:p>
  <w:p w:rsidR="00000000" w:rsidDel="00000000" w:rsidP="00000000" w:rsidRDefault="00000000" w:rsidRPr="00000000" w14:paraId="00000A4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4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4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4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4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Workout Plan:</w:delText>
        </w:r>
      </w:del>
    </w:ins>
  </w:p>
  <w:p w:rsidR="00000000" w:rsidDel="00000000" w:rsidP="00000000" w:rsidRDefault="00000000" w:rsidRPr="00000000" w14:paraId="00000A4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2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4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1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4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1676400"/>
              <wp:effectExtent b="0" l="0" r="0" t="0"/>
              <wp:docPr id="4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4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ins>
  </w:p>
  <w:p w:rsidR="00000000" w:rsidDel="00000000" w:rsidP="00000000" w:rsidRDefault="00000000" w:rsidRPr="00000000" w14:paraId="00000A4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4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Nutrition Tip:</w:delText>
        </w:r>
      </w:del>
    </w:ins>
  </w:p>
  <w:p w:rsidR="00000000" w:rsidDel="00000000" w:rsidP="00000000" w:rsidRDefault="00000000" w:rsidRPr="00000000" w14:paraId="00000A5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952500"/>
              <wp:effectExtent b="0" l="0" r="0" t="0"/>
              <wp:docPr id="4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5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ins>
  </w:p>
  <w:p w:rsidR="00000000" w:rsidDel="00000000" w:rsidP="00000000" w:rsidRDefault="00000000" w:rsidRPr="00000000" w14:paraId="00000A5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Feedback Page:</w:delText>
        </w:r>
      </w:del>
    </w:ins>
  </w:p>
  <w:p w:rsidR="00000000" w:rsidDel="00000000" w:rsidP="00000000" w:rsidRDefault="00000000" w:rsidRPr="00000000" w14:paraId="00000A5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044700"/>
              <wp:effectExtent b="0" l="0" r="0" t="0"/>
              <wp:docPr id="95"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5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ins>
  </w:p>
  <w:p w:rsidR="00000000" w:rsidDel="00000000" w:rsidP="00000000" w:rsidRDefault="00000000" w:rsidRPr="00000000" w14:paraId="00000A5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533400"/>
              <wp:effectExtent b="0" l="0" r="0" t="0"/>
              <wp:docPr id="6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5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5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View all users page:</w:delText>
        </w:r>
      </w:del>
    </w:ins>
  </w:p>
  <w:p w:rsidR="00000000" w:rsidDel="00000000" w:rsidP="00000000" w:rsidRDefault="00000000" w:rsidRPr="00000000" w14:paraId="00000A6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PrChange w:author="Prajan Prajan" w:id="138" w:date="2026-09-23T04:47:34Z">
              <w:rPr/>
            </w:rPrChange>
          </w:rPr>
          <w:drawing>
            <wp:inline distB="114300" distT="114300" distL="114300" distR="114300">
              <wp:extent cx="5305350" cy="2400300"/>
              <wp:effectExtent b="0" l="0" r="0" t="0"/>
              <wp:docPr id="6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ins>
  </w:p>
  <w:p w:rsidR="00000000" w:rsidDel="00000000" w:rsidP="00000000" w:rsidRDefault="00000000" w:rsidRPr="00000000" w14:paraId="00000A63">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4">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5">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6">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7">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8">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9">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A">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B">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6C">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Conclusion:</w:delText>
        </w:r>
      </w:del>
    </w:ins>
  </w:p>
  <w:p w:rsidR="00000000" w:rsidDel="00000000" w:rsidP="00000000" w:rsidRDefault="00000000" w:rsidRPr="00000000" w14:paraId="00000A6D">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ins>
  </w:p>
  <w:p w:rsidR="00000000" w:rsidDel="00000000" w:rsidP="00000000" w:rsidRDefault="00000000" w:rsidRPr="00000000" w14:paraId="00000A6E">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ins>
  </w:p>
  <w:p w:rsidR="00000000" w:rsidDel="00000000" w:rsidP="00000000" w:rsidRDefault="00000000" w:rsidRPr="00000000" w14:paraId="00000A6F">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ins>
  </w:p>
  <w:p w:rsidR="00000000" w:rsidDel="00000000" w:rsidP="00000000" w:rsidRDefault="00000000" w:rsidRPr="00000000" w14:paraId="00000A70">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Fonts w:ascii="Cambria" w:cs="Cambria" w:eastAsia="Cambria" w:hAnsi="Cambria"/>
            <w:b w:val="1"/>
            <w:bCs w:val="1"/>
            <w:sz w:val="30"/>
            <w:szCs w:val="30"/>
            <w:u w:val="single"/>
            <w:rtl w:val="0"/>
            <w:rPrChange w:author="Prajan Prajan" w:id="138" w:date="2026-09-23T04:47:34Z">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ins>
  </w:p>
  <w:p w:rsidR="00000000" w:rsidDel="00000000" w:rsidP="00000000" w:rsidRDefault="00000000" w:rsidRPr="00000000" w14:paraId="00000A71">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72">
    <w:pPr>
      <w:spacing w:after="240" w:before="240" w:line="276" w:lineRule="auto"/>
      <w:rPr>
        <w:ins w:author="Prajan Prajan" w:id="126" w:date="2026-09-23T04:47:34Z"/>
        <w:del w:author="PREMA" w:id="132" w:date="2026-09-24T01:15:25Z"/>
        <w:rFonts w:ascii="Cambria" w:cs="Cambria" w:eastAsia="Cambria" w:hAnsi="Cambria"/>
        <w:b w:val="1"/>
        <w:bCs w:val="1"/>
        <w:sz w:val="30"/>
        <w:szCs w:val="30"/>
        <w:u w:val="single"/>
        <w:rPrChange w:author="Prajan Prajan" w:id="138" w:date="2026-09-23T04:47:34Z">
          <w:rPr/>
        </w:rPrChange>
      </w:rPr>
    </w:pPr>
    <w:ins w:author="Prajan Prajan" w:id="126" w:date="2026-09-23T04:47:34Z">
      <w:del w:author="PREMA" w:id="132" w:date="2026-09-24T01:15:25Z">
        <w:r w:rsidDel="00000000" w:rsidR="00000000" w:rsidRPr="00000000">
          <w:rPr>
            <w:rtl w:val="0"/>
          </w:rPr>
        </w:r>
      </w:del>
    </w:ins>
  </w:p>
  <w:p w:rsidR="00000000" w:rsidDel="00000000" w:rsidP="00000000" w:rsidRDefault="00000000" w:rsidRPr="00000000" w14:paraId="00000A73">
    <w:pPr>
      <w:spacing w:line="276" w:lineRule="auto"/>
      <w:rPr>
        <w:ins w:author="Prajan Prajan" w:id="126" w:date="2026-09-23T04:47:34Z"/>
        <w:rFonts w:ascii="Cambria" w:cs="Cambria" w:eastAsia="Cambria" w:hAnsi="Cambria"/>
        <w:rPrChange w:author="Prajan Prajan" w:id="138" w:date="2026-09-23T04:47:34Z">
          <w:rPr/>
        </w:rPrChange>
      </w:rPr>
    </w:pPr>
    <w:ins w:author="Prajan Prajan" w:id="126" w:date="2026-09-23T04:47:34Z">
      <w:r w:rsidDel="00000000" w:rsidR="00000000" w:rsidRPr="00000000">
        <w:rPr>
          <w:rtl w:val="0"/>
        </w:rPr>
      </w:r>
    </w:ins>
  </w:p>
  <w:p w:rsidR="00000000" w:rsidDel="00000000" w:rsidP="00000000" w:rsidRDefault="00000000" w:rsidRPr="00000000" w14:paraId="00000A74">
    <w:pPr>
      <w:spacing w:line="276" w:lineRule="auto"/>
      <w:rPr>
        <w:rFonts w:ascii="Cambria" w:cs="Cambria" w:eastAsia="Cambria" w:hAnsi="Cambria"/>
        <w:b w:val="1"/>
        <w:bCs w:val="1"/>
        <w:sz w:val="30"/>
        <w:szCs w:val="30"/>
        <w:u w:val="single"/>
        <w:rPrChange w:author="Prajan Prajan" w:id="138" w:date="2026-09-23T04:47:34Z">
          <w:rPr/>
        </w:rPrChang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6">
    <w:pPr>
      <w:rPr>
        <w:ins w:author="Yunus Sheriff Yasar Sheriff" w:id="154" w:date="2026-09-24T09:02:26Z"/>
        <w:rPrChange w:author="Yunus Sheriff Yasar Sheriff" w:id="1" w:date="2026-09-24T09:02:26Z">
          <w:rPr/>
        </w:rPrChange>
      </w:rPr>
    </w:pPr>
    <w:ins w:author="Yunus Sheriff Yasar Sheriff" w:id="154" w:date="2026-09-24T09:02:26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30.png"/><Relationship Id="rId24" Type="http://schemas.openxmlformats.org/officeDocument/2006/relationships/image" Target="media/image2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8.png"/><Relationship Id="rId25" Type="http://schemas.openxmlformats.org/officeDocument/2006/relationships/image" Target="media/image12.png"/><Relationship Id="rId28" Type="http://schemas.openxmlformats.org/officeDocument/2006/relationships/image" Target="media/image19.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4.png"/><Relationship Id="rId7" Type="http://schemas.openxmlformats.org/officeDocument/2006/relationships/image" Target="media/image11.png"/><Relationship Id="rId8" Type="http://schemas.openxmlformats.org/officeDocument/2006/relationships/image" Target="media/image33.png"/><Relationship Id="rId31" Type="http://schemas.openxmlformats.org/officeDocument/2006/relationships/image" Target="media/image25.png"/><Relationship Id="rId30" Type="http://schemas.openxmlformats.org/officeDocument/2006/relationships/image" Target="media/image13.png"/><Relationship Id="rId11" Type="http://schemas.openxmlformats.org/officeDocument/2006/relationships/image" Target="media/image32.png"/><Relationship Id="rId33" Type="http://schemas.openxmlformats.org/officeDocument/2006/relationships/image" Target="media/image9.png"/><Relationship Id="rId10" Type="http://schemas.openxmlformats.org/officeDocument/2006/relationships/image" Target="media/image14.png"/><Relationship Id="rId32" Type="http://schemas.openxmlformats.org/officeDocument/2006/relationships/image" Target="media/image34.png"/><Relationship Id="rId13" Type="http://schemas.openxmlformats.org/officeDocument/2006/relationships/image" Target="media/image23.png"/><Relationship Id="rId35" Type="http://schemas.openxmlformats.org/officeDocument/2006/relationships/header" Target="header1.xml"/><Relationship Id="rId12" Type="http://schemas.openxmlformats.org/officeDocument/2006/relationships/image" Target="media/image10.png"/><Relationship Id="rId34" Type="http://schemas.openxmlformats.org/officeDocument/2006/relationships/image" Target="media/image16.png"/><Relationship Id="rId15" Type="http://schemas.openxmlformats.org/officeDocument/2006/relationships/image" Target="media/image8.png"/><Relationship Id="rId37" Type="http://schemas.openxmlformats.org/officeDocument/2006/relationships/footer" Target="footer1.xml"/><Relationship Id="rId14" Type="http://schemas.openxmlformats.org/officeDocument/2006/relationships/image" Target="media/image2.png"/><Relationship Id="rId36" Type="http://schemas.openxmlformats.org/officeDocument/2006/relationships/header" Target="header2.xml"/><Relationship Id="rId17" Type="http://schemas.openxmlformats.org/officeDocument/2006/relationships/image" Target="media/image27.png"/><Relationship Id="rId16" Type="http://schemas.openxmlformats.org/officeDocument/2006/relationships/image" Target="media/image20.png"/><Relationship Id="rId38" Type="http://schemas.openxmlformats.org/officeDocument/2006/relationships/footer" Target="footer2.xml"/><Relationship Id="rId19" Type="http://schemas.openxmlformats.org/officeDocument/2006/relationships/image" Target="media/image31.png"/><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9.png"/><Relationship Id="rId21" Type="http://schemas.openxmlformats.org/officeDocument/2006/relationships/image" Target="media/image29.png"/><Relationship Id="rId24" Type="http://schemas.openxmlformats.org/officeDocument/2006/relationships/image" Target="media/image13.png"/><Relationship Id="rId23" Type="http://schemas.openxmlformats.org/officeDocument/2006/relationships/image" Target="media/image24.png"/><Relationship Id="rId1" Type="http://schemas.openxmlformats.org/officeDocument/2006/relationships/image" Target="media/image21.png"/><Relationship Id="rId2" Type="http://schemas.openxmlformats.org/officeDocument/2006/relationships/image" Target="media/image1.png"/><Relationship Id="rId3" Type="http://schemas.openxmlformats.org/officeDocument/2006/relationships/image" Target="media/image8.png"/><Relationship Id="rId4" Type="http://schemas.openxmlformats.org/officeDocument/2006/relationships/image" Target="media/image15.png"/><Relationship Id="rId9" Type="http://schemas.openxmlformats.org/officeDocument/2006/relationships/image" Target="media/image2.png"/><Relationship Id="rId26" Type="http://schemas.openxmlformats.org/officeDocument/2006/relationships/image" Target="media/image34.png"/><Relationship Id="rId25" Type="http://schemas.openxmlformats.org/officeDocument/2006/relationships/image" Target="media/image25.png"/><Relationship Id="rId28" Type="http://schemas.openxmlformats.org/officeDocument/2006/relationships/image" Target="media/image16.png"/><Relationship Id="rId27" Type="http://schemas.openxmlformats.org/officeDocument/2006/relationships/image" Target="media/image9.png"/><Relationship Id="rId5" Type="http://schemas.openxmlformats.org/officeDocument/2006/relationships/image" Target="media/image14.png"/><Relationship Id="rId6" Type="http://schemas.openxmlformats.org/officeDocument/2006/relationships/image" Target="media/image32.png"/><Relationship Id="rId7" Type="http://schemas.openxmlformats.org/officeDocument/2006/relationships/image" Target="media/image10.png"/><Relationship Id="rId8" Type="http://schemas.openxmlformats.org/officeDocument/2006/relationships/image" Target="media/image23.png"/><Relationship Id="rId11" Type="http://schemas.openxmlformats.org/officeDocument/2006/relationships/image" Target="media/image27.png"/><Relationship Id="rId10" Type="http://schemas.openxmlformats.org/officeDocument/2006/relationships/image" Target="media/image20.png"/><Relationship Id="rId13" Type="http://schemas.openxmlformats.org/officeDocument/2006/relationships/image" Target="media/image31.png"/><Relationship Id="rId12" Type="http://schemas.openxmlformats.org/officeDocument/2006/relationships/image" Target="media/image3.png"/><Relationship Id="rId15" Type="http://schemas.openxmlformats.org/officeDocument/2006/relationships/image" Target="media/image30.png"/><Relationship Id="rId14" Type="http://schemas.openxmlformats.org/officeDocument/2006/relationships/image" Target="media/image6.png"/><Relationship Id="rId17" Type="http://schemas.openxmlformats.org/officeDocument/2006/relationships/image" Target="media/image22.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